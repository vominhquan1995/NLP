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73D29" w14:textId="77777777"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14:paraId="71F22050" w14:textId="77777777"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14:paraId="70CE95C5" w14:textId="77777777" w:rsidR="000B478D" w:rsidRPr="003E6772" w:rsidRDefault="000B478D" w:rsidP="00953734">
      <w:pPr>
        <w:jc w:val="center"/>
        <w:rPr>
          <w:noProof/>
          <w:sz w:val="32"/>
          <w:szCs w:val="32"/>
          <w:lang w:val="vi-VN"/>
        </w:rPr>
      </w:pPr>
      <w:r w:rsidRPr="003E6772">
        <w:rPr>
          <w:noProof/>
          <w:sz w:val="32"/>
          <w:szCs w:val="32"/>
          <w:lang w:val="vi-VN"/>
        </w:rPr>
        <w:t>---------------------------</w:t>
      </w:r>
    </w:p>
    <w:p w14:paraId="40549862" w14:textId="77777777"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58AFF0DB" wp14:editId="70B7D82C">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14:paraId="0866BE26" w14:textId="77777777" w:rsidR="000B478D" w:rsidRPr="003E6772" w:rsidRDefault="0053477F" w:rsidP="00953734">
      <w:pPr>
        <w:jc w:val="center"/>
        <w:rPr>
          <w:b/>
          <w:noProof/>
          <w:sz w:val="32"/>
          <w:szCs w:val="32"/>
          <w:lang w:val="vi-VN"/>
        </w:rPr>
      </w:pPr>
      <w:r w:rsidRPr="003E6772">
        <w:rPr>
          <w:b/>
          <w:noProof/>
          <w:sz w:val="32"/>
          <w:szCs w:val="32"/>
          <w:lang w:val="vi-VN"/>
        </w:rPr>
        <w:t>VÕ MINH QUÂN</w:t>
      </w:r>
    </w:p>
    <w:p w14:paraId="68996369" w14:textId="77777777"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14:paraId="5F87A868" w14:textId="77777777"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14:paraId="62CB1BEC" w14:textId="77777777" w:rsidR="001A37D4" w:rsidRDefault="0053477F" w:rsidP="00953734">
      <w:pPr>
        <w:widowControl w:val="0"/>
        <w:autoSpaceDE w:val="0"/>
        <w:autoSpaceDN w:val="0"/>
        <w:adjustRightInd w:val="0"/>
        <w:ind w:right="-4"/>
        <w:jc w:val="center"/>
        <w:rPr>
          <w:ins w:id="0" w:author="NGOCTHO" w:date="2020-07-29T12:58:00Z"/>
          <w:b/>
          <w:noProof/>
          <w:sz w:val="40"/>
          <w:szCs w:val="40"/>
          <w:lang w:val="vi-VN"/>
        </w:rPr>
      </w:pPr>
      <w:r w:rsidRPr="003E6772">
        <w:rPr>
          <w:b/>
          <w:noProof/>
          <w:sz w:val="40"/>
          <w:szCs w:val="40"/>
          <w:lang w:val="vi-VN"/>
        </w:rPr>
        <w:t xml:space="preserve">ỨNG DỤNG KHAI THÁC DỮ LIỆU </w:t>
      </w:r>
    </w:p>
    <w:p w14:paraId="725481E2" w14:textId="7F1BA663"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VÀO LĨNH VỰC GIÁO DỤC</w:t>
      </w:r>
    </w:p>
    <w:p w14:paraId="2F07AEB8" w14:textId="77777777"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14:paraId="54C686CF" w14:textId="77777777"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14:paraId="5F2E955B" w14:textId="77777777"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14:paraId="19249BF4" w14:textId="77777777"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14:paraId="2C7F9597" w14:textId="77777777"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14:paraId="359A934E" w14:textId="77777777"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14:paraId="0611DBD3" w14:textId="77777777"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14:paraId="762AE1E0" w14:textId="77777777"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14:paraId="66283F5D" w14:textId="77777777"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14:paraId="3113CFB1" w14:textId="77777777" w:rsidR="0053477F" w:rsidRPr="003E6772" w:rsidRDefault="0053477F" w:rsidP="00D81967">
      <w:pPr>
        <w:jc w:val="center"/>
        <w:rPr>
          <w:bCs/>
          <w:noProof/>
          <w:lang w:val="vi-VN"/>
        </w:rPr>
      </w:pPr>
    </w:p>
    <w:p w14:paraId="60138B45" w14:textId="77777777"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14:paraId="68D2CB54" w14:textId="77777777"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14:paraId="79CF399E" w14:textId="77777777" w:rsidR="009962F1" w:rsidRPr="003E6772" w:rsidRDefault="009962F1" w:rsidP="009962F1">
      <w:pPr>
        <w:jc w:val="center"/>
        <w:rPr>
          <w:noProof/>
          <w:sz w:val="32"/>
          <w:szCs w:val="32"/>
          <w:lang w:val="vi-VN"/>
        </w:rPr>
      </w:pPr>
      <w:r w:rsidRPr="003E6772">
        <w:rPr>
          <w:noProof/>
          <w:sz w:val="32"/>
          <w:szCs w:val="32"/>
          <w:lang w:val="vi-VN"/>
        </w:rPr>
        <w:t>---------------------------</w:t>
      </w:r>
    </w:p>
    <w:p w14:paraId="1DE25604" w14:textId="77777777"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57ED0F49" wp14:editId="3C7054BD">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14:paraId="0F0A956C" w14:textId="77777777" w:rsidR="004857AF" w:rsidRPr="003E6772" w:rsidRDefault="004857AF" w:rsidP="004857AF">
      <w:pPr>
        <w:jc w:val="center"/>
        <w:rPr>
          <w:b/>
          <w:noProof/>
          <w:sz w:val="32"/>
          <w:szCs w:val="32"/>
          <w:lang w:val="vi-VN"/>
        </w:rPr>
      </w:pPr>
      <w:r w:rsidRPr="003E6772">
        <w:rPr>
          <w:b/>
          <w:noProof/>
          <w:sz w:val="32"/>
          <w:szCs w:val="32"/>
          <w:lang w:val="vi-VN"/>
        </w:rPr>
        <w:t>VÕ MINH QUÂN</w:t>
      </w:r>
    </w:p>
    <w:p w14:paraId="24130C07" w14:textId="77777777"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14:paraId="09C14070" w14:textId="77777777"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14:paraId="51DE1188" w14:textId="77777777" w:rsidR="001A37D4" w:rsidRDefault="004857AF" w:rsidP="004857AF">
      <w:pPr>
        <w:widowControl w:val="0"/>
        <w:autoSpaceDE w:val="0"/>
        <w:autoSpaceDN w:val="0"/>
        <w:adjustRightInd w:val="0"/>
        <w:ind w:right="-4"/>
        <w:jc w:val="center"/>
        <w:rPr>
          <w:ins w:id="1" w:author="NGOCTHO" w:date="2020-07-29T12:59:00Z"/>
          <w:b/>
          <w:noProof/>
          <w:sz w:val="40"/>
          <w:szCs w:val="40"/>
          <w:lang w:val="vi-VN"/>
        </w:rPr>
      </w:pPr>
      <w:r w:rsidRPr="003E6772">
        <w:rPr>
          <w:b/>
          <w:noProof/>
          <w:sz w:val="40"/>
          <w:szCs w:val="40"/>
          <w:lang w:val="vi-VN"/>
        </w:rPr>
        <w:t xml:space="preserve">ỨNG DỤNG KHAI THÁC DỮ LIỆU </w:t>
      </w:r>
    </w:p>
    <w:p w14:paraId="55D1BEA3" w14:textId="24FB2598"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VÀO LĨNH VỰC GIÁO DỤC</w:t>
      </w:r>
    </w:p>
    <w:p w14:paraId="6A8B44A9" w14:textId="77777777" w:rsidR="009962F1" w:rsidRPr="003E6772" w:rsidRDefault="009962F1" w:rsidP="009962F1">
      <w:pPr>
        <w:widowControl w:val="0"/>
        <w:autoSpaceDE w:val="0"/>
        <w:autoSpaceDN w:val="0"/>
        <w:adjustRightInd w:val="0"/>
        <w:ind w:right="-4"/>
        <w:jc w:val="center"/>
        <w:rPr>
          <w:bCs/>
          <w:noProof/>
          <w:lang w:val="vi-VN"/>
        </w:rPr>
      </w:pPr>
    </w:p>
    <w:p w14:paraId="7BD5F23D" w14:textId="77777777"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14:paraId="59BB0F1C" w14:textId="77777777"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14:paraId="783F963C" w14:textId="77777777"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14:paraId="3A737FAC" w14:textId="77777777"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14:paraId="7BF5B755" w14:textId="77777777"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14:paraId="1C872D85" w14:textId="77777777"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14:paraId="08EA01B0" w14:textId="4F537C07"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w:t>
      </w:r>
      <w:ins w:id="2" w:author="NGOCTHO" w:date="2020-07-29T12:59:00Z">
        <w:r w:rsidR="001A37D4" w:rsidRPr="001A37D4">
          <w:rPr>
            <w:b/>
            <w:noProof/>
            <w:color w:val="000000"/>
            <w:spacing w:val="-4"/>
            <w:sz w:val="28"/>
            <w:szCs w:val="28"/>
            <w:lang w:val="vi-VN"/>
            <w:rPrChange w:id="3" w:author="NGOCTHO" w:date="2020-07-29T12:59:00Z">
              <w:rPr>
                <w:b/>
                <w:noProof/>
                <w:color w:val="000000"/>
                <w:spacing w:val="-4"/>
                <w:sz w:val="28"/>
                <w:szCs w:val="28"/>
              </w:rPr>
            </w:rPrChange>
          </w:rPr>
          <w:t>.</w:t>
        </w:r>
      </w:ins>
      <w:r w:rsidR="00C411E0" w:rsidRPr="003E6772">
        <w:rPr>
          <w:b/>
          <w:noProof/>
          <w:color w:val="000000"/>
          <w:spacing w:val="-4"/>
          <w:sz w:val="28"/>
          <w:szCs w:val="28"/>
          <w:lang w:val="vi-VN"/>
        </w:rPr>
        <w:t xml:space="preserve"> Lê Thị Ngọc Thơ</w:t>
      </w:r>
    </w:p>
    <w:p w14:paraId="144F8386" w14:textId="77777777" w:rsidR="00B10814" w:rsidRPr="003E6772" w:rsidRDefault="00B10814" w:rsidP="009962F1">
      <w:pPr>
        <w:jc w:val="center"/>
        <w:rPr>
          <w:noProof/>
          <w:color w:val="000000"/>
          <w:spacing w:val="-4"/>
          <w:sz w:val="26"/>
          <w:szCs w:val="26"/>
          <w:lang w:val="vi-VN"/>
        </w:rPr>
      </w:pPr>
    </w:p>
    <w:p w14:paraId="49756334" w14:textId="77777777"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14:paraId="2A08724A" w14:textId="77777777">
        <w:trPr>
          <w:trHeight w:val="13110"/>
        </w:trPr>
        <w:tc>
          <w:tcPr>
            <w:tcW w:w="8733" w:type="dxa"/>
          </w:tcPr>
          <w:p w14:paraId="376B8C38" w14:textId="77777777"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14:paraId="33EF2160" w14:textId="77777777"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14:paraId="77E04254" w14:textId="77777777" w:rsidR="001862EB" w:rsidRPr="003E6772" w:rsidRDefault="001862EB" w:rsidP="006A32FF">
            <w:pPr>
              <w:widowControl w:val="0"/>
              <w:autoSpaceDE w:val="0"/>
              <w:autoSpaceDN w:val="0"/>
              <w:adjustRightInd w:val="0"/>
              <w:rPr>
                <w:noProof/>
                <w:color w:val="000000"/>
                <w:spacing w:val="-5"/>
                <w:sz w:val="26"/>
                <w:szCs w:val="26"/>
                <w:lang w:val="vi-VN"/>
              </w:rPr>
            </w:pPr>
          </w:p>
          <w:p w14:paraId="715D8447" w14:textId="77777777" w:rsidR="001862EB" w:rsidRPr="003E6772" w:rsidRDefault="001862EB" w:rsidP="006A32FF">
            <w:pPr>
              <w:widowControl w:val="0"/>
              <w:autoSpaceDE w:val="0"/>
              <w:autoSpaceDN w:val="0"/>
              <w:adjustRightInd w:val="0"/>
              <w:rPr>
                <w:noProof/>
                <w:color w:val="000000"/>
                <w:spacing w:val="-5"/>
                <w:sz w:val="26"/>
                <w:szCs w:val="26"/>
                <w:lang w:val="vi-VN"/>
              </w:rPr>
            </w:pPr>
          </w:p>
          <w:p w14:paraId="2BA88A0F" w14:textId="50C9E86A"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w:t>
            </w:r>
            <w:ins w:id="4" w:author="NGOCTHO" w:date="2020-07-29T12:59:00Z">
              <w:r w:rsidR="001A37D4" w:rsidRPr="001A37D4">
                <w:rPr>
                  <w:noProof/>
                  <w:color w:val="000000"/>
                  <w:spacing w:val="-4"/>
                  <w:sz w:val="26"/>
                  <w:szCs w:val="26"/>
                  <w:lang w:val="vi-VN"/>
                  <w:rPrChange w:id="5" w:author="NGOCTHO" w:date="2020-07-29T12:59:00Z">
                    <w:rPr>
                      <w:noProof/>
                      <w:color w:val="000000"/>
                      <w:spacing w:val="-4"/>
                      <w:sz w:val="26"/>
                      <w:szCs w:val="26"/>
                    </w:rPr>
                  </w:rPrChange>
                </w:rPr>
                <w:t>.</w:t>
              </w:r>
            </w:ins>
            <w:r w:rsidR="00614784" w:rsidRPr="003E6772">
              <w:rPr>
                <w:noProof/>
                <w:color w:val="000000"/>
                <w:spacing w:val="-4"/>
                <w:sz w:val="26"/>
                <w:szCs w:val="26"/>
                <w:lang w:val="vi-VN"/>
              </w:rPr>
              <w:t xml:space="preserve"> Lê Thị Ngọc Thơ</w:t>
            </w:r>
            <w:r w:rsidRPr="003E6772">
              <w:rPr>
                <w:noProof/>
                <w:color w:val="000000"/>
                <w:spacing w:val="-4"/>
                <w:sz w:val="26"/>
                <w:szCs w:val="26"/>
                <w:lang w:val="vi-VN"/>
              </w:rPr>
              <w:t xml:space="preserve"> </w:t>
            </w:r>
          </w:p>
          <w:p w14:paraId="7BC53B6F" w14:textId="77777777"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14:paraId="5886174B" w14:textId="77777777"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14:paraId="2B388FC2" w14:textId="77777777"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14:paraId="33EFD474" w14:textId="77777777"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14:paraId="12B62ADA" w14:textId="77777777"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14:paraId="7196B653" w14:textId="77777777"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14:paraId="3DDD72C8" w14:textId="77777777"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14:paraId="73893A65" w14:textId="77777777"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14:paraId="7292296D" w14:textId="77777777"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14:paraId="6C4C3ACC" w14:textId="77777777"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14:paraId="43789C38" w14:textId="77777777"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6424CE" w14:paraId="2960185E" w14:textId="77777777" w:rsidTr="00914049">
              <w:trPr>
                <w:jc w:val="center"/>
              </w:trPr>
              <w:tc>
                <w:tcPr>
                  <w:tcW w:w="673" w:type="dxa"/>
                  <w:shd w:val="clear" w:color="auto" w:fill="auto"/>
                </w:tcPr>
                <w:p w14:paraId="050DF0C8"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14:paraId="02DAD35F"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14:paraId="1FEB8528"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6424CE" w14:paraId="6FC083BE" w14:textId="77777777" w:rsidTr="00914049">
              <w:trPr>
                <w:jc w:val="center"/>
              </w:trPr>
              <w:tc>
                <w:tcPr>
                  <w:tcW w:w="673" w:type="dxa"/>
                  <w:shd w:val="clear" w:color="auto" w:fill="auto"/>
                </w:tcPr>
                <w:p w14:paraId="6693878B"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14:paraId="44C3BE95"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14:paraId="247320DD"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6424CE" w14:paraId="3F6D603D" w14:textId="77777777" w:rsidTr="00914049">
              <w:trPr>
                <w:jc w:val="center"/>
              </w:trPr>
              <w:tc>
                <w:tcPr>
                  <w:tcW w:w="673" w:type="dxa"/>
                  <w:shd w:val="clear" w:color="auto" w:fill="auto"/>
                </w:tcPr>
                <w:p w14:paraId="478AF879"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14:paraId="396B1BE4"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14:paraId="5D19BCD0"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6424CE" w14:paraId="0D1AC7DA" w14:textId="77777777" w:rsidTr="00914049">
              <w:trPr>
                <w:jc w:val="center"/>
              </w:trPr>
              <w:tc>
                <w:tcPr>
                  <w:tcW w:w="673" w:type="dxa"/>
                  <w:shd w:val="clear" w:color="auto" w:fill="auto"/>
                </w:tcPr>
                <w:p w14:paraId="6211D47B"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14:paraId="61116818"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14:paraId="73D352C2"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6424CE" w14:paraId="2F6EEA60" w14:textId="77777777" w:rsidTr="00914049">
              <w:trPr>
                <w:jc w:val="center"/>
              </w:trPr>
              <w:tc>
                <w:tcPr>
                  <w:tcW w:w="673" w:type="dxa"/>
                  <w:shd w:val="clear" w:color="auto" w:fill="auto"/>
                </w:tcPr>
                <w:p w14:paraId="5771B4E9"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14:paraId="403629C2"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14:paraId="78ECCC84"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6424CE" w14:paraId="7D671F62" w14:textId="77777777" w:rsidTr="00914049">
              <w:trPr>
                <w:jc w:val="center"/>
              </w:trPr>
              <w:tc>
                <w:tcPr>
                  <w:tcW w:w="673" w:type="dxa"/>
                  <w:shd w:val="clear" w:color="auto" w:fill="auto"/>
                </w:tcPr>
                <w:p w14:paraId="4D22399E"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14:paraId="35094CF3"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14:paraId="40D9C4FE" w14:textId="77777777" w:rsidR="00EE6E9C" w:rsidRPr="003E6772" w:rsidRDefault="00EE6E9C" w:rsidP="006424CE">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14:paraId="782BEE01" w14:textId="77777777"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14:paraId="4856A2DC" w14:textId="77777777"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14:paraId="3EB2AD8F" w14:textId="77777777"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14:paraId="67B92668" w14:textId="77777777"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14:paraId="45034D5B" w14:textId="77777777" w:rsidR="00D81967" w:rsidRPr="003E6772" w:rsidRDefault="00D81967" w:rsidP="00D81967">
            <w:pPr>
              <w:rPr>
                <w:noProof/>
                <w:lang w:val="vi-VN"/>
              </w:rPr>
            </w:pPr>
          </w:p>
          <w:p w14:paraId="2ABB7347" w14:textId="77777777" w:rsidR="00D81967" w:rsidRPr="003E6772" w:rsidRDefault="00D81967" w:rsidP="00D81967">
            <w:pPr>
              <w:rPr>
                <w:noProof/>
                <w:lang w:val="vi-VN"/>
              </w:rPr>
            </w:pPr>
          </w:p>
          <w:p w14:paraId="74422EC0" w14:textId="77777777" w:rsidR="001862EB" w:rsidRPr="003E6772" w:rsidRDefault="001862EB" w:rsidP="00D81967">
            <w:pPr>
              <w:tabs>
                <w:tab w:val="left" w:pos="4830"/>
              </w:tabs>
              <w:rPr>
                <w:noProof/>
                <w:lang w:val="vi-VN"/>
              </w:rPr>
            </w:pPr>
          </w:p>
        </w:tc>
      </w:tr>
    </w:tbl>
    <w:p w14:paraId="21154226" w14:textId="77777777"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14:paraId="0C7914F7" w14:textId="77777777" w:rsidTr="00266F82">
        <w:trPr>
          <w:trHeight w:val="850"/>
        </w:trPr>
        <w:tc>
          <w:tcPr>
            <w:tcW w:w="4492" w:type="dxa"/>
          </w:tcPr>
          <w:p w14:paraId="4797674C" w14:textId="77777777"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14:paraId="1662B0FE" w14:textId="77777777"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3C6F9BBF" wp14:editId="20B6B3FF">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09C643"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"/>
                  </w:pict>
                </mc:Fallback>
              </mc:AlternateContent>
            </w:r>
            <w:r w:rsidR="00592B7D" w:rsidRPr="003E6772">
              <w:rPr>
                <w:b/>
                <w:noProof/>
                <w:color w:val="000000"/>
                <w:spacing w:val="-3"/>
                <w:sz w:val="26"/>
                <w:szCs w:val="26"/>
                <w:lang w:val="vi-VN"/>
              </w:rPr>
              <w:t>VIỆN ĐÀO TẠO SAU ĐẠI HỌC</w:t>
            </w:r>
          </w:p>
        </w:tc>
        <w:tc>
          <w:tcPr>
            <w:tcW w:w="5562" w:type="dxa"/>
          </w:tcPr>
          <w:p w14:paraId="632CC6B4" w14:textId="77777777"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14:paraId="47CFDDB4" w14:textId="77777777"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1C240DAA" wp14:editId="2E2CE5EF">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130B5"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"/>
                  </w:pict>
                </mc:Fallback>
              </mc:AlternateContent>
            </w:r>
            <w:r w:rsidR="00266F82" w:rsidRPr="003E6772">
              <w:rPr>
                <w:b/>
                <w:noProof/>
                <w:color w:val="000000"/>
                <w:spacing w:val="-3"/>
                <w:sz w:val="26"/>
                <w:szCs w:val="26"/>
                <w:lang w:val="vi-VN"/>
              </w:rPr>
              <w:t>Độc lập – Tự do – Hạnh phúc</w:t>
            </w:r>
          </w:p>
        </w:tc>
      </w:tr>
    </w:tbl>
    <w:p w14:paraId="1C2601A7" w14:textId="77777777"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14:paraId="791A26CD" w14:textId="77777777" w:rsidR="001862EB" w:rsidRPr="003E6772" w:rsidRDefault="001862EB" w:rsidP="001862EB">
      <w:pPr>
        <w:jc w:val="center"/>
        <w:rPr>
          <w:b/>
          <w:noProof/>
          <w:sz w:val="32"/>
          <w:szCs w:val="32"/>
          <w:lang w:val="vi-VN"/>
        </w:rPr>
      </w:pPr>
    </w:p>
    <w:p w14:paraId="7B4F7D15" w14:textId="77777777"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14:paraId="337E7D26" w14:textId="77777777"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14:paraId="1693F1A6" w14:textId="77777777"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14:paraId="44AA34C9" w14:textId="77777777"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14:paraId="50B7E7CC" w14:textId="77777777"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14:paraId="3A4462B6" w14:textId="77777777" w:rsidR="001862EB" w:rsidRPr="003E6772" w:rsidRDefault="001862EB" w:rsidP="001862EB">
      <w:pPr>
        <w:spacing w:line="360" w:lineRule="auto"/>
        <w:ind w:right="-6"/>
        <w:rPr>
          <w:noProof/>
          <w:color w:val="000000"/>
          <w:spacing w:val="-4"/>
          <w:sz w:val="26"/>
          <w:szCs w:val="26"/>
          <w:lang w:val="vi-VN"/>
        </w:rPr>
      </w:pPr>
    </w:p>
    <w:p w14:paraId="6C8BC5A5" w14:textId="77777777"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14:paraId="492A2980" w14:textId="77777777"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14:paraId="7186F654" w14:textId="77777777"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14:paraId="61A4E4C2" w14:textId="77777777"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14:paraId="0DE8C437" w14:textId="77777777"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14:paraId="35BC2E60" w14:textId="77777777"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14:paraId="0F4BDBCA" w14:textId="77777777"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14:paraId="6C3B8FB9" w14:textId="77777777"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14:paraId="4405A704" w14:textId="77777777"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14:paraId="27E51334" w14:textId="07320F19"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w:t>
      </w:r>
      <w:ins w:id="6" w:author="Thơ Lê" w:date="2020-07-29T13:11:00Z">
        <w:r w:rsidR="008C2A3B" w:rsidRPr="008C2A3B">
          <w:rPr>
            <w:b/>
            <w:noProof/>
            <w:color w:val="000000"/>
            <w:spacing w:val="-4"/>
            <w:sz w:val="26"/>
            <w:szCs w:val="26"/>
            <w:lang w:val="vi-VN"/>
            <w:rPrChange w:id="7" w:author="Thơ Lê" w:date="2020-07-29T13:11:00Z">
              <w:rPr>
                <w:b/>
                <w:noProof/>
                <w:color w:val="000000"/>
                <w:spacing w:val="-4"/>
                <w:sz w:val="26"/>
                <w:szCs w:val="26"/>
              </w:rPr>
            </w:rPrChange>
          </w:rPr>
          <w:t>.</w:t>
        </w:r>
      </w:ins>
      <w:r w:rsidR="006C02E2" w:rsidRPr="003E6772">
        <w:rPr>
          <w:b/>
          <w:noProof/>
          <w:color w:val="000000"/>
          <w:spacing w:val="-4"/>
          <w:sz w:val="26"/>
          <w:szCs w:val="26"/>
          <w:lang w:val="vi-VN"/>
        </w:rPr>
        <w:t xml:space="preserve"> Lê Thị Ngọc Thơ</w:t>
      </w:r>
    </w:p>
    <w:p w14:paraId="1A1E8810" w14:textId="77777777" w:rsidR="00146BD6" w:rsidRPr="003E6772" w:rsidRDefault="00146BD6" w:rsidP="006C02E2">
      <w:pPr>
        <w:tabs>
          <w:tab w:val="right" w:leader="dot" w:pos="8789"/>
        </w:tabs>
        <w:spacing w:line="360" w:lineRule="auto"/>
        <w:ind w:right="-6"/>
        <w:rPr>
          <w:noProof/>
          <w:color w:val="000000"/>
          <w:spacing w:val="-4"/>
          <w:sz w:val="26"/>
          <w:szCs w:val="26"/>
          <w:lang w:val="vi-VN"/>
        </w:rPr>
      </w:pPr>
    </w:p>
    <w:p w14:paraId="20567CF2" w14:textId="77777777" w:rsidR="001862EB" w:rsidRPr="003E6772" w:rsidRDefault="001862EB" w:rsidP="001862EB">
      <w:pPr>
        <w:spacing w:line="360" w:lineRule="auto"/>
        <w:ind w:right="-6"/>
        <w:rPr>
          <w:noProof/>
          <w:color w:val="000000"/>
          <w:spacing w:val="-4"/>
          <w:sz w:val="26"/>
          <w:szCs w:val="26"/>
          <w:lang w:val="vi-VN"/>
        </w:rPr>
      </w:pPr>
    </w:p>
    <w:p w14:paraId="31040D0F" w14:textId="77777777"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14:paraId="0375B452" w14:textId="77777777"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14:paraId="55936649" w14:textId="77777777" w:rsidR="00592B7D" w:rsidRPr="003E6772" w:rsidRDefault="00592B7D" w:rsidP="001862EB">
      <w:pPr>
        <w:spacing w:before="120"/>
        <w:ind w:firstLine="140"/>
        <w:jc w:val="both"/>
        <w:rPr>
          <w:b/>
          <w:noProof/>
          <w:lang w:val="vi-VN"/>
        </w:rPr>
      </w:pPr>
    </w:p>
    <w:p w14:paraId="12C7D6B7" w14:textId="77777777" w:rsidR="00592B7D" w:rsidRPr="003E6772" w:rsidRDefault="00592B7D" w:rsidP="001862EB">
      <w:pPr>
        <w:spacing w:before="120"/>
        <w:ind w:firstLine="140"/>
        <w:jc w:val="both"/>
        <w:rPr>
          <w:b/>
          <w:noProof/>
          <w:lang w:val="vi-VN"/>
        </w:rPr>
      </w:pPr>
    </w:p>
    <w:p w14:paraId="1784D5F1" w14:textId="77777777" w:rsidR="00592B7D" w:rsidRPr="003E6772" w:rsidRDefault="00592B7D" w:rsidP="001862EB">
      <w:pPr>
        <w:spacing w:before="120"/>
        <w:ind w:firstLine="140"/>
        <w:jc w:val="both"/>
        <w:rPr>
          <w:b/>
          <w:noProof/>
          <w:lang w:val="vi-VN"/>
        </w:rPr>
      </w:pPr>
    </w:p>
    <w:p w14:paraId="5E103F83" w14:textId="77777777" w:rsidR="00146BD6" w:rsidRPr="003E6772" w:rsidRDefault="00146BD6" w:rsidP="001862EB">
      <w:pPr>
        <w:spacing w:before="120"/>
        <w:ind w:firstLine="140"/>
        <w:jc w:val="both"/>
        <w:rPr>
          <w:b/>
          <w:noProof/>
          <w:lang w:val="vi-VN"/>
        </w:rPr>
      </w:pPr>
    </w:p>
    <w:p w14:paraId="306170F0" w14:textId="77777777" w:rsidR="00146BD6" w:rsidRPr="003E6772" w:rsidRDefault="00146BD6" w:rsidP="001862EB">
      <w:pPr>
        <w:spacing w:before="120"/>
        <w:ind w:firstLine="140"/>
        <w:jc w:val="both"/>
        <w:rPr>
          <w:b/>
          <w:noProof/>
          <w:lang w:val="vi-VN"/>
        </w:rPr>
      </w:pPr>
    </w:p>
    <w:p w14:paraId="253673B1" w14:textId="77777777" w:rsidR="00146BD6" w:rsidRPr="003E6772" w:rsidRDefault="00146BD6" w:rsidP="001862EB">
      <w:pPr>
        <w:spacing w:before="120"/>
        <w:ind w:firstLine="140"/>
        <w:jc w:val="both"/>
        <w:rPr>
          <w:b/>
          <w:noProof/>
          <w:lang w:val="vi-VN"/>
        </w:rPr>
      </w:pPr>
    </w:p>
    <w:p w14:paraId="3501123C" w14:textId="77777777"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9"/>
          <w:headerReference w:type="first" r:id="rId10"/>
          <w:pgSz w:w="12240" w:h="15840"/>
          <w:pgMar w:top="899" w:right="990" w:bottom="1440" w:left="1800" w:header="720" w:footer="720" w:gutter="0"/>
          <w:cols w:space="720"/>
          <w:docGrid w:linePitch="360"/>
        </w:sectPr>
      </w:pPr>
    </w:p>
    <w:p w14:paraId="052565D6" w14:textId="77777777" w:rsidR="001862EB" w:rsidRPr="003E6772" w:rsidRDefault="001862EB" w:rsidP="00A25B09">
      <w:pPr>
        <w:pStyle w:val="Heading1"/>
        <w:spacing w:before="120" w:line="360" w:lineRule="auto"/>
        <w:jc w:val="center"/>
        <w:rPr>
          <w:rFonts w:ascii="Times New Roman" w:hAnsi="Times New Roman"/>
          <w:noProof/>
          <w:lang w:val="vi-VN"/>
        </w:rPr>
      </w:pPr>
      <w:bookmarkStart w:id="8" w:name="_Toc45630097"/>
      <w:r w:rsidRPr="003E6772">
        <w:rPr>
          <w:rFonts w:ascii="Times New Roman" w:hAnsi="Times New Roman"/>
          <w:noProof/>
          <w:lang w:val="vi-VN"/>
        </w:rPr>
        <w:lastRenderedPageBreak/>
        <w:t>LỜI CAM ĐOAN</w:t>
      </w:r>
      <w:bookmarkEnd w:id="8"/>
    </w:p>
    <w:p w14:paraId="06C074A6" w14:textId="77777777"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14:paraId="2047B6BC" w14:textId="77777777"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14:paraId="7A3A0723" w14:textId="77777777"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14:paraId="1F30B670" w14:textId="77777777"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14:paraId="2AD3AFBF" w14:textId="77777777"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14:paraId="1609E9B0" w14:textId="77777777"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14:paraId="1556BA5D"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3B3848D1" w14:textId="77777777"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14:paraId="794E5B41" w14:textId="77777777"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14:paraId="4E0FCAF1"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4EE962FB"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6A871272"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5ADB8265"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32263482"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7EB93491"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22229A9C" w14:textId="77777777"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14:paraId="249216EF" w14:textId="77777777"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14:paraId="13869483" w14:textId="77777777" w:rsidR="001862EB" w:rsidRPr="003E6772" w:rsidRDefault="00E94154" w:rsidP="00D74A7A">
      <w:pPr>
        <w:pStyle w:val="Heading1"/>
        <w:jc w:val="center"/>
        <w:rPr>
          <w:rFonts w:ascii="Times New Roman" w:hAnsi="Times New Roman"/>
          <w:noProof/>
          <w:color w:val="000000"/>
          <w:spacing w:val="-4"/>
          <w:lang w:val="vi-VN"/>
        </w:rPr>
      </w:pPr>
      <w:bookmarkStart w:id="9" w:name="_Toc45630098"/>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9"/>
    </w:p>
    <w:p w14:paraId="2CFC1638" w14:textId="77777777"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14:paraId="5DED37C3" w14:textId="5C0EAFF1"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w:t>
      </w:r>
      <w:ins w:id="10" w:author="Thơ Lê" w:date="2020-07-30T23:11:00Z">
        <w:r w:rsidR="006424CE" w:rsidRPr="006424CE">
          <w:rPr>
            <w:noProof/>
            <w:sz w:val="26"/>
            <w:szCs w:val="26"/>
            <w:lang w:val="vi-VN"/>
            <w:rPrChange w:id="11" w:author="Thơ Lê" w:date="2020-07-30T23:11:00Z">
              <w:rPr>
                <w:noProof/>
                <w:sz w:val="26"/>
                <w:szCs w:val="26"/>
              </w:rPr>
            </w:rPrChange>
          </w:rPr>
          <w:t>.</w:t>
        </w:r>
      </w:ins>
      <w:r w:rsidRPr="003E6772">
        <w:rPr>
          <w:noProof/>
          <w:sz w:val="26"/>
          <w:szCs w:val="26"/>
          <w:lang w:val="vi-VN"/>
        </w:rPr>
        <w:t xml:space="preserve"> H</w:t>
      </w:r>
      <w:ins w:id="12" w:author="Thơ Lê" w:date="2020-07-30T23:11:00Z">
        <w:r w:rsidR="006424CE" w:rsidRPr="006424CE">
          <w:rPr>
            <w:noProof/>
            <w:sz w:val="26"/>
            <w:szCs w:val="26"/>
            <w:lang w:val="vi-VN"/>
            <w:rPrChange w:id="13" w:author="Thơ Lê" w:date="2020-07-30T23:11:00Z">
              <w:rPr>
                <w:noProof/>
                <w:sz w:val="26"/>
                <w:szCs w:val="26"/>
              </w:rPr>
            </w:rPrChange>
          </w:rPr>
          <w:t xml:space="preserve">ồ </w:t>
        </w:r>
      </w:ins>
      <w:r w:rsidRPr="003E6772">
        <w:rPr>
          <w:noProof/>
          <w:sz w:val="26"/>
          <w:szCs w:val="26"/>
          <w:lang w:val="vi-VN"/>
        </w:rPr>
        <w:t>C</w:t>
      </w:r>
      <w:ins w:id="14" w:author="Thơ Lê" w:date="2020-07-30T23:12:00Z">
        <w:r w:rsidR="006424CE" w:rsidRPr="006424CE">
          <w:rPr>
            <w:noProof/>
            <w:sz w:val="26"/>
            <w:szCs w:val="26"/>
            <w:lang w:val="vi-VN"/>
            <w:rPrChange w:id="15" w:author="Thơ Lê" w:date="2020-07-30T23:12:00Z">
              <w:rPr>
                <w:noProof/>
                <w:sz w:val="26"/>
                <w:szCs w:val="26"/>
              </w:rPr>
            </w:rPrChange>
          </w:rPr>
          <w:t xml:space="preserve">hí </w:t>
        </w:r>
      </w:ins>
      <w:r w:rsidRPr="003E6772">
        <w:rPr>
          <w:noProof/>
          <w:sz w:val="26"/>
          <w:szCs w:val="26"/>
          <w:lang w:val="vi-VN"/>
        </w:rPr>
        <w:t>M</w:t>
      </w:r>
      <w:ins w:id="16" w:author="Thơ Lê" w:date="2020-07-30T23:12:00Z">
        <w:r w:rsidR="006424CE" w:rsidRPr="006424CE">
          <w:rPr>
            <w:noProof/>
            <w:sz w:val="26"/>
            <w:szCs w:val="26"/>
            <w:lang w:val="vi-VN"/>
            <w:rPrChange w:id="17" w:author="Thơ Lê" w:date="2020-07-30T23:12:00Z">
              <w:rPr>
                <w:noProof/>
                <w:sz w:val="26"/>
                <w:szCs w:val="26"/>
              </w:rPr>
            </w:rPrChange>
          </w:rPr>
          <w:t>in</w:t>
        </w:r>
        <w:r w:rsidR="006424CE" w:rsidRPr="003302BA">
          <w:rPr>
            <w:noProof/>
            <w:sz w:val="26"/>
            <w:szCs w:val="26"/>
            <w:lang w:val="vi-VN"/>
            <w:rPrChange w:id="18" w:author="Thơ Lê" w:date="2020-07-30T23:12:00Z">
              <w:rPr>
                <w:noProof/>
                <w:sz w:val="26"/>
                <w:szCs w:val="26"/>
              </w:rPr>
            </w:rPrChange>
          </w:rPr>
          <w:t>h</w:t>
        </w:r>
      </w:ins>
      <w:r w:rsidRPr="003E6772">
        <w:rPr>
          <w:noProof/>
          <w:sz w:val="26"/>
          <w:szCs w:val="26"/>
          <w:lang w:val="vi-VN"/>
        </w:rPr>
        <w:t xml:space="preserve">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14:paraId="70811060" w14:textId="2C453F1D"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del w:id="19" w:author="Thơ Lê" w:date="2020-07-30T23:12:00Z">
        <w:r w:rsidRPr="003E6772" w:rsidDel="003302BA">
          <w:rPr>
            <w:b/>
            <w:i/>
            <w:noProof/>
            <w:sz w:val="26"/>
            <w:szCs w:val="26"/>
            <w:lang w:val="vi-VN"/>
          </w:rPr>
          <w:delText xml:space="preserve">Ts </w:delText>
        </w:r>
      </w:del>
      <w:ins w:id="20" w:author="Thơ Lê" w:date="2020-07-30T23:12:00Z">
        <w:r w:rsidR="003302BA" w:rsidRPr="003E6772">
          <w:rPr>
            <w:b/>
            <w:i/>
            <w:noProof/>
            <w:sz w:val="26"/>
            <w:szCs w:val="26"/>
            <w:lang w:val="vi-VN"/>
          </w:rPr>
          <w:t>T</w:t>
        </w:r>
        <w:r w:rsidR="003302BA" w:rsidRPr="003302BA">
          <w:rPr>
            <w:b/>
            <w:i/>
            <w:noProof/>
            <w:sz w:val="26"/>
            <w:szCs w:val="26"/>
            <w:lang w:val="vi-VN"/>
            <w:rPrChange w:id="21" w:author="Thơ Lê" w:date="2020-07-30T23:12:00Z">
              <w:rPr>
                <w:b/>
                <w:i/>
                <w:noProof/>
                <w:sz w:val="26"/>
                <w:szCs w:val="26"/>
              </w:rPr>
            </w:rPrChange>
          </w:rPr>
          <w:t>S.</w:t>
        </w:r>
        <w:r w:rsidR="003302BA" w:rsidRPr="003E6772">
          <w:rPr>
            <w:b/>
            <w:i/>
            <w:noProof/>
            <w:sz w:val="26"/>
            <w:szCs w:val="26"/>
            <w:lang w:val="vi-VN"/>
          </w:rPr>
          <w:t xml:space="preserve"> </w:t>
        </w:r>
      </w:ins>
      <w:r w:rsidRPr="003E6772">
        <w:rPr>
          <w:b/>
          <w:i/>
          <w:noProof/>
          <w:sz w:val="26"/>
          <w:szCs w:val="26"/>
          <w:lang w:val="vi-VN"/>
        </w:rPr>
        <w:t>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14:paraId="225E193B" w14:textId="50D79D64"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 xml:space="preserve">Tôi xin cảm ơn tập thể lớp 17SCT21, </w:t>
      </w:r>
      <w:r w:rsidR="00037FD0" w:rsidRPr="003E6772">
        <w:rPr>
          <w:noProof/>
          <w:sz w:val="26"/>
          <w:szCs w:val="26"/>
          <w:lang w:val="vi-VN"/>
        </w:rPr>
        <w:t xml:space="preserve">Trường </w:t>
      </w:r>
      <w:r w:rsidRPr="003E6772">
        <w:rPr>
          <w:noProof/>
          <w:sz w:val="26"/>
          <w:szCs w:val="26"/>
          <w:lang w:val="vi-VN"/>
        </w:rPr>
        <w:t xml:space="preserve">Đại học Công nghệ TP. Hồ Chí Minh đã cung cấp, hỗ trợ nguồn tài liệu, </w:t>
      </w:r>
      <w:ins w:id="22" w:author="Thơ Lê" w:date="2020-07-30T23:12:00Z">
        <w:r w:rsidR="004C33BD" w:rsidRPr="004C33BD">
          <w:rPr>
            <w:noProof/>
            <w:sz w:val="26"/>
            <w:szCs w:val="26"/>
            <w:lang w:val="vi-VN"/>
            <w:rPrChange w:id="23" w:author="Thơ Lê" w:date="2020-07-30T23:12:00Z">
              <w:rPr>
                <w:noProof/>
                <w:sz w:val="26"/>
                <w:szCs w:val="26"/>
              </w:rPr>
            </w:rPrChange>
          </w:rPr>
          <w:t xml:space="preserve">và </w:t>
        </w:r>
      </w:ins>
      <w:r w:rsidRPr="003E6772">
        <w:rPr>
          <w:noProof/>
          <w:sz w:val="26"/>
          <w:szCs w:val="26"/>
          <w:lang w:val="vi-VN"/>
        </w:rPr>
        <w:t>đóng góp ý kiến trong quá trình học tập nghiên cứu luận văn này.</w:t>
      </w:r>
    </w:p>
    <w:p w14:paraId="0EFAA4B5" w14:textId="77777777"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14:paraId="408D770A" w14:textId="77777777"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14:paraId="0E1C98D2" w14:textId="77777777"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14:paraId="7A1F7020" w14:textId="77777777"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14:paraId="231D728A" w14:textId="77777777"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14:paraId="3BBFD5CD" w14:textId="77777777"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14:paraId="4979DFC1" w14:textId="77777777"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14:paraId="6389D77D" w14:textId="77777777"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4" w:name="_Toc45630099"/>
      <w:r w:rsidRPr="003E6772">
        <w:rPr>
          <w:rFonts w:ascii="Times New Roman" w:hAnsi="Times New Roman"/>
          <w:noProof/>
          <w:color w:val="000000"/>
          <w:spacing w:val="-4"/>
          <w:lang w:val="vi-VN"/>
        </w:rPr>
        <w:lastRenderedPageBreak/>
        <w:t>TÓM TẮT</w:t>
      </w:r>
      <w:bookmarkEnd w:id="24"/>
    </w:p>
    <w:p w14:paraId="3A1CB139" w14:textId="77777777" w:rsidR="008329E1" w:rsidRPr="003E6772" w:rsidRDefault="008329E1" w:rsidP="00AC20DC">
      <w:pPr>
        <w:spacing w:before="120" w:line="360" w:lineRule="auto"/>
        <w:ind w:left="1080"/>
        <w:jc w:val="both"/>
        <w:rPr>
          <w:noProof/>
          <w:sz w:val="26"/>
          <w:szCs w:val="26"/>
          <w:lang w:val="vi-VN"/>
        </w:rPr>
      </w:pPr>
      <w:commentRangeStart w:id="25"/>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14:paraId="79C7B73D" w14:textId="77777777"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14:paraId="7DCD8FB3" w14:textId="77777777"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14:paraId="520EBFA3" w14:textId="77777777"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commentRangeEnd w:id="25"/>
      <w:r w:rsidR="00026A2F">
        <w:rPr>
          <w:rStyle w:val="CommentReference"/>
        </w:rPr>
        <w:commentReference w:id="25"/>
      </w:r>
    </w:p>
    <w:p w14:paraId="1ADAA290" w14:textId="662A634B" w:rsidR="00D23217" w:rsidRPr="003C483C" w:rsidRDefault="00D23217" w:rsidP="00211DCE">
      <w:pPr>
        <w:spacing w:before="120" w:line="360" w:lineRule="auto"/>
        <w:ind w:firstLine="360"/>
        <w:jc w:val="both"/>
        <w:rPr>
          <w:noProof/>
          <w:sz w:val="26"/>
          <w:szCs w:val="26"/>
          <w:lang w:val="vi-VN"/>
        </w:rPr>
      </w:pPr>
      <w:r w:rsidRPr="003E6772">
        <w:rPr>
          <w:noProof/>
          <w:sz w:val="26"/>
          <w:szCs w:val="26"/>
          <w:lang w:val="vi-VN"/>
        </w:rPr>
        <w:t>Ngày nay cùng với sự phát triển mạnh mẽ của công nghệ</w:t>
      </w:r>
      <w:ins w:id="26" w:author="Thơ Lê" w:date="2020-07-29T13:12:00Z">
        <w:r w:rsidR="00014DF4" w:rsidRPr="00014DF4">
          <w:rPr>
            <w:noProof/>
            <w:sz w:val="26"/>
            <w:szCs w:val="26"/>
            <w:lang w:val="vi-VN"/>
            <w:rPrChange w:id="27" w:author="Thơ Lê" w:date="2020-07-29T13:12:00Z">
              <w:rPr>
                <w:noProof/>
                <w:sz w:val="26"/>
                <w:szCs w:val="26"/>
              </w:rPr>
            </w:rPrChange>
          </w:rPr>
          <w:t>,</w:t>
        </w:r>
      </w:ins>
      <w:r w:rsidRPr="003E6772">
        <w:rPr>
          <w:noProof/>
          <w:sz w:val="26"/>
          <w:szCs w:val="26"/>
          <w:lang w:val="vi-VN"/>
        </w:rPr>
        <w:t xml:space="preserve">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ins w:id="28" w:author="Thơ Lê" w:date="2020-07-29T13:12:00Z">
        <w:r w:rsidR="00014DF4" w:rsidRPr="00014DF4">
          <w:rPr>
            <w:noProof/>
            <w:sz w:val="26"/>
            <w:szCs w:val="26"/>
            <w:lang w:val="vi-VN"/>
            <w:rPrChange w:id="29" w:author="Thơ Lê" w:date="2020-07-29T13:12:00Z">
              <w:rPr>
                <w:noProof/>
                <w:sz w:val="26"/>
                <w:szCs w:val="26"/>
              </w:rPr>
            </w:rPrChange>
          </w:rPr>
          <w:t>,</w:t>
        </w:r>
      </w:ins>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w:t>
      </w:r>
      <w:ins w:id="30" w:author="Thơ Lê" w:date="2020-07-29T13:12:00Z">
        <w:r w:rsidR="00014DF4" w:rsidRPr="00014DF4">
          <w:rPr>
            <w:noProof/>
            <w:sz w:val="26"/>
            <w:szCs w:val="26"/>
            <w:lang w:val="vi-VN"/>
            <w:rPrChange w:id="31" w:author="Thơ Lê" w:date="2020-07-29T13:12:00Z">
              <w:rPr>
                <w:noProof/>
                <w:sz w:val="26"/>
                <w:szCs w:val="26"/>
              </w:rPr>
            </w:rPrChange>
          </w:rPr>
          <w:t xml:space="preserve">càng </w:t>
        </w:r>
      </w:ins>
      <w:r w:rsidR="007C3C2E" w:rsidRPr="003E6772">
        <w:rPr>
          <w:noProof/>
          <w:sz w:val="26"/>
          <w:szCs w:val="26"/>
          <w:lang w:val="vi-VN"/>
        </w:rPr>
        <w:t>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 xml:space="preserve">vẫn còn hạn chế đặc biệt là ở lĩnh vực giáo dục, vì vậy </w:t>
      </w:r>
      <w:ins w:id="32" w:author="Thơ Lê" w:date="2020-07-29T13:12:00Z">
        <w:r w:rsidR="00014DF4" w:rsidRPr="00014DF4">
          <w:rPr>
            <w:noProof/>
            <w:sz w:val="26"/>
            <w:szCs w:val="26"/>
            <w:lang w:val="vi-VN"/>
            <w:rPrChange w:id="33" w:author="Thơ Lê" w:date="2020-07-29T13:12:00Z">
              <w:rPr>
                <w:noProof/>
                <w:sz w:val="26"/>
                <w:szCs w:val="26"/>
              </w:rPr>
            </w:rPrChange>
          </w:rPr>
          <w:t xml:space="preserve">chúng </w:t>
        </w:r>
      </w:ins>
      <w:commentRangeStart w:id="34"/>
      <w:r w:rsidR="00BC3435" w:rsidRPr="003E6772">
        <w:rPr>
          <w:noProof/>
          <w:sz w:val="26"/>
          <w:szCs w:val="26"/>
          <w:lang w:val="vi-VN"/>
        </w:rPr>
        <w:t xml:space="preserve">tôi </w:t>
      </w:r>
      <w:commentRangeEnd w:id="34"/>
      <w:r w:rsidR="00014DF4">
        <w:rPr>
          <w:rStyle w:val="CommentReference"/>
        </w:rPr>
        <w:commentReference w:id="34"/>
      </w:r>
      <w:r w:rsidR="00BC3435" w:rsidRPr="003E6772">
        <w:rPr>
          <w:noProof/>
          <w:sz w:val="26"/>
          <w:szCs w:val="26"/>
          <w:lang w:val="vi-VN"/>
        </w:rPr>
        <w:t>quyết định chọn hướng nghiên cứu này cho luận văn của mình.</w:t>
      </w:r>
      <w:r w:rsidR="00DD3FBF" w:rsidRPr="003C483C">
        <w:rPr>
          <w:noProof/>
          <w:sz w:val="26"/>
          <w:szCs w:val="26"/>
          <w:lang w:val="vi-VN"/>
        </w:rPr>
        <w:t xml:space="preserve"> Luận văn sau khi hoàn thành sẽ góp phần đóng góp một nghiên cứu về khai thác dữ liệu tại Việt Nam</w:t>
      </w:r>
      <w:ins w:id="35" w:author="Thơ Lê" w:date="2020-07-29T13:18:00Z">
        <w:r w:rsidR="002632D8" w:rsidRPr="002632D8">
          <w:rPr>
            <w:noProof/>
            <w:sz w:val="26"/>
            <w:szCs w:val="26"/>
            <w:lang w:val="vi-VN"/>
            <w:rPrChange w:id="36" w:author="Thơ Lê" w:date="2020-07-29T13:18:00Z">
              <w:rPr>
                <w:noProof/>
                <w:sz w:val="26"/>
                <w:szCs w:val="26"/>
              </w:rPr>
            </w:rPrChange>
          </w:rPr>
          <w:t>,</w:t>
        </w:r>
      </w:ins>
      <w:r w:rsidR="00DD3FBF" w:rsidRPr="003C483C">
        <w:rPr>
          <w:noProof/>
          <w:sz w:val="26"/>
          <w:szCs w:val="26"/>
          <w:lang w:val="vi-VN"/>
        </w:rPr>
        <w:t xml:space="preserve"> </w:t>
      </w:r>
      <w:r w:rsidR="00C147E4" w:rsidRPr="003C483C">
        <w:rPr>
          <w:noProof/>
          <w:sz w:val="26"/>
          <w:szCs w:val="26"/>
          <w:lang w:val="vi-VN"/>
        </w:rPr>
        <w:t>bên cạnh đó</w:t>
      </w:r>
      <w:r w:rsidR="00DD3FBF" w:rsidRPr="003C483C">
        <w:rPr>
          <w:noProof/>
          <w:sz w:val="26"/>
          <w:szCs w:val="26"/>
          <w:lang w:val="vi-VN"/>
        </w:rPr>
        <w:t xml:space="preserve"> có thể áp dụng bộ phân lớp cảm xúc trong luận văn vào các ứng dụng </w:t>
      </w:r>
      <w:commentRangeStart w:id="37"/>
      <w:r w:rsidR="00DD3FBF" w:rsidRPr="003C483C">
        <w:rPr>
          <w:noProof/>
          <w:sz w:val="26"/>
          <w:szCs w:val="26"/>
          <w:lang w:val="vi-VN"/>
        </w:rPr>
        <w:t>thực tế</w:t>
      </w:r>
      <w:commentRangeEnd w:id="37"/>
      <w:r w:rsidR="002632D8">
        <w:rPr>
          <w:rStyle w:val="CommentReference"/>
        </w:rPr>
        <w:commentReference w:id="37"/>
      </w:r>
      <w:r w:rsidR="00DD3FBF" w:rsidRPr="003C483C">
        <w:rPr>
          <w:noProof/>
          <w:sz w:val="26"/>
          <w:szCs w:val="26"/>
          <w:lang w:val="vi-VN"/>
        </w:rPr>
        <w:t>.</w:t>
      </w:r>
    </w:p>
    <w:p w14:paraId="509B39B1" w14:textId="7876F125" w:rsidR="008329E1" w:rsidRPr="003E6772" w:rsidRDefault="00162EE2" w:rsidP="00211DCE">
      <w:pPr>
        <w:spacing w:before="120" w:line="360" w:lineRule="auto"/>
        <w:ind w:firstLine="360"/>
        <w:jc w:val="both"/>
        <w:rPr>
          <w:noProof/>
          <w:sz w:val="26"/>
          <w:szCs w:val="26"/>
          <w:lang w:val="vi-VN"/>
        </w:rPr>
      </w:pPr>
      <w:del w:id="38" w:author="Thơ Lê" w:date="2020-07-29T13:19:00Z">
        <w:r w:rsidRPr="003C483C" w:rsidDel="00FE5A35">
          <w:rPr>
            <w:noProof/>
            <w:sz w:val="26"/>
            <w:szCs w:val="26"/>
            <w:lang w:val="vi-VN"/>
          </w:rPr>
          <w:delText>Những m</w:delText>
        </w:r>
      </w:del>
      <w:ins w:id="39" w:author="Thơ Lê" w:date="2020-07-29T13:19:00Z">
        <w:r w:rsidR="00FE5A35" w:rsidRPr="00FE5A35">
          <w:rPr>
            <w:noProof/>
            <w:sz w:val="26"/>
            <w:szCs w:val="26"/>
            <w:lang w:val="vi-VN"/>
            <w:rPrChange w:id="40" w:author="Thơ Lê" w:date="2020-07-29T13:19:00Z">
              <w:rPr>
                <w:noProof/>
                <w:sz w:val="26"/>
                <w:szCs w:val="26"/>
              </w:rPr>
            </w:rPrChange>
          </w:rPr>
          <w:t>M</w:t>
        </w:r>
      </w:ins>
      <w:r w:rsidRPr="003C483C">
        <w:rPr>
          <w:noProof/>
          <w:sz w:val="26"/>
          <w:szCs w:val="26"/>
          <w:lang w:val="vi-VN"/>
        </w:rPr>
        <w:t>ục tiêu chính của l</w:t>
      </w:r>
      <w:r w:rsidR="008329E1" w:rsidRPr="003E6772">
        <w:rPr>
          <w:noProof/>
          <w:sz w:val="26"/>
          <w:szCs w:val="26"/>
          <w:lang w:val="vi-VN"/>
        </w:rPr>
        <w:t>uận văn</w:t>
      </w:r>
      <w:r w:rsidR="00F45F43" w:rsidRPr="003E6772">
        <w:rPr>
          <w:noProof/>
          <w:sz w:val="26"/>
          <w:szCs w:val="26"/>
          <w:lang w:val="vi-VN"/>
        </w:rPr>
        <w:t xml:space="preserve"> này</w:t>
      </w:r>
      <w:r w:rsidRPr="003C483C">
        <w:rPr>
          <w:noProof/>
          <w:sz w:val="26"/>
          <w:szCs w:val="26"/>
          <w:lang w:val="vi-VN"/>
        </w:rPr>
        <w:t xml:space="preserve"> </w:t>
      </w:r>
      <w:del w:id="41" w:author="Thơ Lê" w:date="2020-07-29T13:19:00Z">
        <w:r w:rsidR="00DD3FBF" w:rsidRPr="003C483C" w:rsidDel="00FE5A35">
          <w:rPr>
            <w:noProof/>
            <w:sz w:val="26"/>
            <w:szCs w:val="26"/>
            <w:lang w:val="vi-VN"/>
          </w:rPr>
          <w:delText>sẽ</w:delText>
        </w:r>
        <w:r w:rsidR="008329E1" w:rsidRPr="003E6772" w:rsidDel="00FE5A35">
          <w:rPr>
            <w:noProof/>
            <w:sz w:val="26"/>
            <w:szCs w:val="26"/>
            <w:lang w:val="vi-VN"/>
          </w:rPr>
          <w:delText xml:space="preserve"> </w:delText>
        </w:r>
      </w:del>
      <w:ins w:id="42" w:author="Thơ Lê" w:date="2020-07-29T13:19:00Z">
        <w:r w:rsidR="00FE5A35" w:rsidRPr="00FE5A35">
          <w:rPr>
            <w:noProof/>
            <w:sz w:val="26"/>
            <w:szCs w:val="26"/>
            <w:lang w:val="vi-VN"/>
            <w:rPrChange w:id="43" w:author="Thơ Lê" w:date="2020-07-29T13:19:00Z">
              <w:rPr>
                <w:noProof/>
                <w:sz w:val="26"/>
                <w:szCs w:val="26"/>
              </w:rPr>
            </w:rPrChange>
          </w:rPr>
          <w:t>bao gồ</w:t>
        </w:r>
        <w:r w:rsidR="00FE5A35" w:rsidRPr="000E7C96">
          <w:rPr>
            <w:noProof/>
            <w:sz w:val="26"/>
            <w:szCs w:val="26"/>
            <w:lang w:val="vi-VN"/>
            <w:rPrChange w:id="44" w:author="Thơ Lê" w:date="2020-07-29T13:19:00Z">
              <w:rPr>
                <w:noProof/>
                <w:sz w:val="26"/>
                <w:szCs w:val="26"/>
              </w:rPr>
            </w:rPrChange>
          </w:rPr>
          <w:t>m</w:t>
        </w:r>
        <w:r w:rsidR="00FE5A35" w:rsidRPr="003E6772">
          <w:rPr>
            <w:noProof/>
            <w:sz w:val="26"/>
            <w:szCs w:val="26"/>
            <w:lang w:val="vi-VN"/>
          </w:rPr>
          <w:t xml:space="preserve"> </w:t>
        </w:r>
      </w:ins>
      <w:r w:rsidR="008329E1" w:rsidRPr="003E6772">
        <w:rPr>
          <w:noProof/>
          <w:sz w:val="26"/>
          <w:szCs w:val="26"/>
          <w:lang w:val="vi-VN"/>
        </w:rPr>
        <w:t>nghiên cứu</w:t>
      </w:r>
      <w:r w:rsidR="00E10C99" w:rsidRPr="003C483C">
        <w:rPr>
          <w:noProof/>
          <w:sz w:val="26"/>
          <w:szCs w:val="26"/>
          <w:lang w:val="vi-VN"/>
        </w:rPr>
        <w:t xml:space="preserve"> các lý thuyết</w:t>
      </w:r>
      <w:r w:rsidR="008329E1" w:rsidRPr="003E6772">
        <w:rPr>
          <w:noProof/>
          <w:sz w:val="26"/>
          <w:szCs w:val="26"/>
          <w:lang w:val="vi-VN"/>
        </w:rPr>
        <w:t xml:space="preserve"> về </w:t>
      </w:r>
      <w:r w:rsidR="00545717" w:rsidRPr="003E6772">
        <w:rPr>
          <w:noProof/>
          <w:sz w:val="26"/>
          <w:szCs w:val="26"/>
          <w:lang w:val="vi-VN"/>
        </w:rPr>
        <w:t>khai thác dữ liệu bằng các phương pháp khác nhau</w:t>
      </w:r>
      <w:ins w:id="45" w:author="Thơ Lê" w:date="2020-07-29T13:19:00Z">
        <w:r w:rsidR="000E7C96" w:rsidRPr="00C33943">
          <w:rPr>
            <w:noProof/>
            <w:sz w:val="26"/>
            <w:szCs w:val="26"/>
            <w:lang w:val="vi-VN"/>
            <w:rPrChange w:id="46" w:author="Thơ Lê" w:date="2020-07-29T13:19:00Z">
              <w:rPr>
                <w:noProof/>
                <w:sz w:val="26"/>
                <w:szCs w:val="26"/>
              </w:rPr>
            </w:rPrChange>
          </w:rPr>
          <w:t>,</w:t>
        </w:r>
      </w:ins>
      <w:r w:rsidR="00545717" w:rsidRPr="003E6772">
        <w:rPr>
          <w:noProof/>
          <w:sz w:val="26"/>
          <w:szCs w:val="26"/>
          <w:lang w:val="vi-VN"/>
        </w:rPr>
        <w:t xml:space="preserve"> </w:t>
      </w:r>
      <w:r w:rsidRPr="003C483C">
        <w:rPr>
          <w:noProof/>
          <w:sz w:val="26"/>
          <w:szCs w:val="26"/>
          <w:lang w:val="vi-VN"/>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ins w:id="47" w:author="Thơ Lê" w:date="2020-07-29T13:20:00Z">
        <w:r w:rsidR="004F5105" w:rsidRPr="004F5105">
          <w:rPr>
            <w:noProof/>
            <w:sz w:val="26"/>
            <w:szCs w:val="26"/>
            <w:lang w:val="vi-VN"/>
            <w:rPrChange w:id="48" w:author="Thơ Lê" w:date="2020-07-29T13:20:00Z">
              <w:rPr>
                <w:noProof/>
                <w:sz w:val="26"/>
                <w:szCs w:val="26"/>
              </w:rPr>
            </w:rPrChange>
          </w:rPr>
          <w:t xml:space="preserve">Cụ thể là, </w:t>
        </w:r>
      </w:ins>
      <w:del w:id="49" w:author="Thơ Lê" w:date="2020-07-29T13:20:00Z">
        <w:r w:rsidRPr="003C483C" w:rsidDel="004F5105">
          <w:rPr>
            <w:noProof/>
            <w:sz w:val="26"/>
            <w:szCs w:val="26"/>
            <w:lang w:val="vi-VN"/>
          </w:rPr>
          <w:delText xml:space="preserve">Luận </w:delText>
        </w:r>
      </w:del>
      <w:ins w:id="50" w:author="Thơ Lê" w:date="2020-07-29T13:20:00Z">
        <w:r w:rsidR="004F5105" w:rsidRPr="004F5105">
          <w:rPr>
            <w:noProof/>
            <w:sz w:val="26"/>
            <w:szCs w:val="26"/>
            <w:lang w:val="vi-VN"/>
            <w:rPrChange w:id="51" w:author="Thơ Lê" w:date="2020-07-29T13:20:00Z">
              <w:rPr>
                <w:noProof/>
                <w:sz w:val="26"/>
                <w:szCs w:val="26"/>
              </w:rPr>
            </w:rPrChange>
          </w:rPr>
          <w:t>chúng tôi</w:t>
        </w:r>
      </w:ins>
      <w:del w:id="52" w:author="Thơ Lê" w:date="2020-07-29T13:20:00Z">
        <w:r w:rsidRPr="003C483C" w:rsidDel="004F5105">
          <w:rPr>
            <w:noProof/>
            <w:sz w:val="26"/>
            <w:szCs w:val="26"/>
            <w:lang w:val="vi-VN"/>
          </w:rPr>
          <w:delText>văn cũng sẽ</w:delText>
        </w:r>
      </w:del>
      <w:r w:rsidRPr="003C483C">
        <w:rPr>
          <w:noProof/>
          <w:sz w:val="26"/>
          <w:szCs w:val="26"/>
          <w:lang w:val="vi-VN"/>
        </w:rPr>
        <w:t xml:space="preserve"> </w:t>
      </w:r>
      <w:ins w:id="53" w:author="Thơ Lê" w:date="2020-07-29T13:21:00Z">
        <w:r w:rsidR="00904125" w:rsidRPr="00904125">
          <w:rPr>
            <w:noProof/>
            <w:sz w:val="26"/>
            <w:szCs w:val="26"/>
            <w:lang w:val="vi-VN"/>
            <w:rPrChange w:id="54" w:author="Thơ Lê" w:date="2020-07-29T13:21:00Z">
              <w:rPr>
                <w:noProof/>
                <w:sz w:val="26"/>
                <w:szCs w:val="26"/>
              </w:rPr>
            </w:rPrChange>
          </w:rPr>
          <w:t xml:space="preserve">áp dụng các phương pháp xử lý ngôn ngữ tự nhiên vào </w:t>
        </w:r>
      </w:ins>
      <w:del w:id="55" w:author="Thơ Lê" w:date="2020-07-29T13:21:00Z">
        <w:r w:rsidRPr="003C483C" w:rsidDel="00904125">
          <w:rPr>
            <w:noProof/>
            <w:sz w:val="26"/>
            <w:szCs w:val="26"/>
            <w:lang w:val="vi-VN"/>
          </w:rPr>
          <w:delText xml:space="preserve">đưa ra những giải pháp về việc </w:delText>
        </w:r>
      </w:del>
      <w:r w:rsidRPr="003C483C">
        <w:rPr>
          <w:noProof/>
          <w:sz w:val="26"/>
          <w:szCs w:val="26"/>
          <w:lang w:val="vi-VN"/>
        </w:rPr>
        <w:t xml:space="preserve">xây dựng một bộ phân lớp cảm xúc dựa trên dữ liệu về </w:t>
      </w:r>
      <w:r w:rsidRPr="003E6772">
        <w:rPr>
          <w:noProof/>
          <w:sz w:val="26"/>
          <w:szCs w:val="26"/>
          <w:lang w:val="vi-VN"/>
        </w:rPr>
        <w:t xml:space="preserve">ý kiến khảo sát </w:t>
      </w:r>
      <w:ins w:id="56" w:author="Thơ Lê" w:date="2020-07-29T13:21:00Z">
        <w:r w:rsidR="00120F38" w:rsidRPr="00120F38">
          <w:rPr>
            <w:noProof/>
            <w:sz w:val="26"/>
            <w:szCs w:val="26"/>
            <w:lang w:val="vi-VN"/>
            <w:rPrChange w:id="57" w:author="Thơ Lê" w:date="2020-07-29T13:21:00Z">
              <w:rPr>
                <w:noProof/>
                <w:sz w:val="26"/>
                <w:szCs w:val="26"/>
              </w:rPr>
            </w:rPrChange>
          </w:rPr>
          <w:t>sinh viên trong vi</w:t>
        </w:r>
        <w:r w:rsidR="00120F38" w:rsidRPr="00605F75">
          <w:rPr>
            <w:noProof/>
            <w:sz w:val="26"/>
            <w:szCs w:val="26"/>
            <w:lang w:val="vi-VN"/>
            <w:rPrChange w:id="58" w:author="Thơ Lê" w:date="2020-07-29T13:21:00Z">
              <w:rPr>
                <w:noProof/>
                <w:sz w:val="26"/>
                <w:szCs w:val="26"/>
              </w:rPr>
            </w:rPrChange>
          </w:rPr>
          <w:t xml:space="preserve">ệc </w:t>
        </w:r>
      </w:ins>
      <w:r w:rsidRPr="003E6772">
        <w:rPr>
          <w:noProof/>
          <w:sz w:val="26"/>
          <w:szCs w:val="26"/>
          <w:lang w:val="vi-VN"/>
        </w:rPr>
        <w:t xml:space="preserve">đánh giá </w:t>
      </w:r>
      <w:ins w:id="59" w:author="Thơ Lê" w:date="2020-07-29T13:21:00Z">
        <w:r w:rsidR="00605F75" w:rsidRPr="00605F75">
          <w:rPr>
            <w:noProof/>
            <w:sz w:val="26"/>
            <w:szCs w:val="26"/>
            <w:lang w:val="vi-VN"/>
            <w:rPrChange w:id="60" w:author="Thơ Lê" w:date="2020-07-29T13:21:00Z">
              <w:rPr>
                <w:noProof/>
                <w:sz w:val="26"/>
                <w:szCs w:val="26"/>
              </w:rPr>
            </w:rPrChange>
          </w:rPr>
          <w:t>chất lượng giảng dạy c</w:t>
        </w:r>
        <w:r w:rsidR="00605F75" w:rsidRPr="001657AC">
          <w:rPr>
            <w:noProof/>
            <w:sz w:val="26"/>
            <w:szCs w:val="26"/>
            <w:lang w:val="vi-VN"/>
            <w:rPrChange w:id="61" w:author="Thơ Lê" w:date="2020-07-29T13:21:00Z">
              <w:rPr>
                <w:noProof/>
                <w:sz w:val="26"/>
                <w:szCs w:val="26"/>
              </w:rPr>
            </w:rPrChange>
          </w:rPr>
          <w:t xml:space="preserve">ủa </w:t>
        </w:r>
      </w:ins>
      <w:r w:rsidRPr="003E6772">
        <w:rPr>
          <w:noProof/>
          <w:sz w:val="26"/>
          <w:szCs w:val="26"/>
          <w:lang w:val="vi-VN"/>
        </w:rPr>
        <w:t>giảng viên tại trường Đại học Công nghệ TP.</w:t>
      </w:r>
      <w:ins w:id="62" w:author="Thơ Lê" w:date="2020-07-29T13:19:00Z">
        <w:r w:rsidR="00C33943" w:rsidRPr="00C33943">
          <w:rPr>
            <w:noProof/>
            <w:sz w:val="26"/>
            <w:szCs w:val="26"/>
            <w:lang w:val="vi-VN"/>
            <w:rPrChange w:id="63" w:author="Thơ Lê" w:date="2020-07-29T13:19:00Z">
              <w:rPr>
                <w:noProof/>
                <w:sz w:val="26"/>
                <w:szCs w:val="26"/>
              </w:rPr>
            </w:rPrChange>
          </w:rPr>
          <w:t xml:space="preserve"> </w:t>
        </w:r>
      </w:ins>
      <w:del w:id="64" w:author="Thơ Lê" w:date="2020-07-29T13:19:00Z">
        <w:r w:rsidRPr="003E6772" w:rsidDel="00C33943">
          <w:rPr>
            <w:noProof/>
            <w:sz w:val="26"/>
            <w:szCs w:val="26"/>
            <w:lang w:val="vi-VN"/>
          </w:rPr>
          <w:delText>HCM</w:delText>
        </w:r>
      </w:del>
      <w:ins w:id="65" w:author="Thơ Lê" w:date="2020-07-29T13:19:00Z">
        <w:r w:rsidR="00C33943" w:rsidRPr="003E6772">
          <w:rPr>
            <w:noProof/>
            <w:sz w:val="26"/>
            <w:szCs w:val="26"/>
            <w:lang w:val="vi-VN"/>
          </w:rPr>
          <w:t>H</w:t>
        </w:r>
        <w:r w:rsidR="00C33943" w:rsidRPr="004F5105">
          <w:rPr>
            <w:noProof/>
            <w:sz w:val="26"/>
            <w:szCs w:val="26"/>
            <w:lang w:val="vi-VN"/>
            <w:rPrChange w:id="66" w:author="Thơ Lê" w:date="2020-07-29T13:20:00Z">
              <w:rPr>
                <w:noProof/>
                <w:sz w:val="26"/>
                <w:szCs w:val="26"/>
              </w:rPr>
            </w:rPrChange>
          </w:rPr>
          <w:t>ồ Chí Minh</w:t>
        </w:r>
      </w:ins>
      <w:r w:rsidRPr="003C483C">
        <w:rPr>
          <w:noProof/>
          <w:sz w:val="26"/>
          <w:szCs w:val="26"/>
          <w:lang w:val="vi-VN"/>
        </w:rPr>
        <w:t xml:space="preserve">. </w:t>
      </w:r>
      <w:commentRangeStart w:id="67"/>
      <w:r w:rsidRPr="003C483C">
        <w:rPr>
          <w:noProof/>
          <w:sz w:val="26"/>
          <w:szCs w:val="26"/>
          <w:lang w:val="vi-VN"/>
        </w:rPr>
        <w:t>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sidRPr="003C483C">
        <w:rPr>
          <w:noProof/>
          <w:sz w:val="26"/>
          <w:szCs w:val="26"/>
          <w:lang w:val="vi-VN"/>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sidRPr="003C483C">
        <w:rPr>
          <w:noProof/>
          <w:sz w:val="26"/>
          <w:szCs w:val="26"/>
          <w:lang w:val="vi-VN"/>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commentRangeEnd w:id="67"/>
      <w:r w:rsidR="00150A6F">
        <w:rPr>
          <w:rStyle w:val="CommentReference"/>
        </w:rPr>
        <w:commentReference w:id="67"/>
      </w:r>
    </w:p>
    <w:p w14:paraId="6E010ACC" w14:textId="34D57FFB" w:rsidR="008329E1" w:rsidRPr="003E6772" w:rsidRDefault="00D35B93" w:rsidP="00211DCE">
      <w:pPr>
        <w:spacing w:before="120" w:line="360" w:lineRule="auto"/>
        <w:ind w:firstLine="360"/>
        <w:jc w:val="both"/>
        <w:rPr>
          <w:noProof/>
          <w:sz w:val="26"/>
          <w:szCs w:val="26"/>
          <w:lang w:val="vi-VN"/>
        </w:rPr>
      </w:pPr>
      <w:r w:rsidRPr="003C483C">
        <w:rPr>
          <w:noProof/>
          <w:sz w:val="26"/>
          <w:szCs w:val="26"/>
          <w:lang w:val="vi-VN"/>
        </w:rPr>
        <w:t>Hướng</w:t>
      </w:r>
      <w:r w:rsidR="008329E1" w:rsidRPr="003E6772">
        <w:rPr>
          <w:noProof/>
          <w:sz w:val="26"/>
          <w:szCs w:val="26"/>
          <w:lang w:val="vi-VN"/>
        </w:rPr>
        <w:t xml:space="preserve"> tiếp cận</w:t>
      </w:r>
      <w:r w:rsidRPr="003C483C">
        <w:rPr>
          <w:noProof/>
          <w:sz w:val="26"/>
          <w:szCs w:val="26"/>
          <w:lang w:val="vi-VN"/>
        </w:rPr>
        <w:t xml:space="preserve"> </w:t>
      </w:r>
      <w:ins w:id="68" w:author="Thơ Lê" w:date="2020-07-29T13:20:00Z">
        <w:r w:rsidR="00265FF4" w:rsidRPr="00265FF4">
          <w:rPr>
            <w:noProof/>
            <w:sz w:val="26"/>
            <w:szCs w:val="26"/>
            <w:lang w:val="vi-VN"/>
            <w:rPrChange w:id="69" w:author="Thơ Lê" w:date="2020-07-29T13:20:00Z">
              <w:rPr>
                <w:noProof/>
                <w:sz w:val="26"/>
                <w:szCs w:val="26"/>
              </w:rPr>
            </w:rPrChange>
          </w:rPr>
          <w:t xml:space="preserve">bài trong </w:t>
        </w:r>
      </w:ins>
      <w:r w:rsidRPr="003C483C">
        <w:rPr>
          <w:noProof/>
          <w:sz w:val="26"/>
          <w:szCs w:val="26"/>
          <w:lang w:val="vi-VN"/>
        </w:rPr>
        <w:t xml:space="preserve">luận văn gồm </w:t>
      </w:r>
      <w:del w:id="70" w:author="Thơ Lê" w:date="2020-07-29T13:20:00Z">
        <w:r w:rsidRPr="003C483C" w:rsidDel="005035A4">
          <w:rPr>
            <w:noProof/>
            <w:sz w:val="26"/>
            <w:szCs w:val="26"/>
            <w:lang w:val="vi-VN"/>
          </w:rPr>
          <w:delText xml:space="preserve">2 </w:delText>
        </w:r>
      </w:del>
      <w:ins w:id="71" w:author="Thơ Lê" w:date="2020-07-29T13:20:00Z">
        <w:r w:rsidR="005035A4" w:rsidRPr="00265FF4">
          <w:rPr>
            <w:noProof/>
            <w:sz w:val="26"/>
            <w:szCs w:val="26"/>
            <w:lang w:val="vi-VN"/>
            <w:rPrChange w:id="72" w:author="Thơ Lê" w:date="2020-07-29T13:20:00Z">
              <w:rPr>
                <w:noProof/>
                <w:sz w:val="26"/>
                <w:szCs w:val="26"/>
              </w:rPr>
            </w:rPrChange>
          </w:rPr>
          <w:t>hai</w:t>
        </w:r>
        <w:r w:rsidR="005035A4" w:rsidRPr="003C483C">
          <w:rPr>
            <w:noProof/>
            <w:sz w:val="26"/>
            <w:szCs w:val="26"/>
            <w:lang w:val="vi-VN"/>
          </w:rPr>
          <w:t xml:space="preserve"> </w:t>
        </w:r>
      </w:ins>
      <w:r w:rsidRPr="003C483C">
        <w:rPr>
          <w:noProof/>
          <w:sz w:val="26"/>
          <w:szCs w:val="26"/>
          <w:lang w:val="vi-VN"/>
        </w:rPr>
        <w:t>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sidRPr="003C483C">
        <w:rPr>
          <w:noProof/>
          <w:sz w:val="26"/>
          <w:szCs w:val="26"/>
          <w:lang w:val="vi-VN"/>
        </w:rPr>
        <w:t xml:space="preserve">toán phân lớp cảm xúc ý kiến đánh giá </w:t>
      </w:r>
      <w:ins w:id="73" w:author="Thơ Lê" w:date="2020-07-29T13:22:00Z">
        <w:r w:rsidR="005E2AA1" w:rsidRPr="005E2AA1">
          <w:rPr>
            <w:noProof/>
            <w:sz w:val="26"/>
            <w:szCs w:val="26"/>
            <w:lang w:val="vi-VN"/>
            <w:rPrChange w:id="74" w:author="Thơ Lê" w:date="2020-07-29T13:22:00Z">
              <w:rPr>
                <w:noProof/>
                <w:sz w:val="26"/>
                <w:szCs w:val="26"/>
              </w:rPr>
            </w:rPrChange>
          </w:rPr>
          <w:t xml:space="preserve">chúng </w:t>
        </w:r>
      </w:ins>
      <w:r w:rsidR="000637B9" w:rsidRPr="003E6772">
        <w:rPr>
          <w:noProof/>
          <w:sz w:val="26"/>
          <w:szCs w:val="26"/>
          <w:lang w:val="vi-VN"/>
        </w:rPr>
        <w:t>tôi trải qua các bước</w:t>
      </w:r>
      <w:r w:rsidRPr="003C483C">
        <w:rPr>
          <w:noProof/>
          <w:sz w:val="26"/>
          <w:szCs w:val="26"/>
          <w:lang w:val="vi-VN"/>
        </w:rPr>
        <w:t xml:space="preserve"> thực hiện</w:t>
      </w:r>
      <w:r w:rsidR="000637B9" w:rsidRPr="003E6772">
        <w:rPr>
          <w:noProof/>
          <w:sz w:val="26"/>
          <w:szCs w:val="26"/>
          <w:lang w:val="vi-VN"/>
        </w:rPr>
        <w:t xml:space="preserve"> </w:t>
      </w:r>
      <w:r w:rsidR="008329E1" w:rsidRPr="003E6772">
        <w:rPr>
          <w:noProof/>
          <w:sz w:val="26"/>
          <w:szCs w:val="26"/>
          <w:lang w:val="vi-VN"/>
        </w:rPr>
        <w:t>sau:</w:t>
      </w:r>
    </w:p>
    <w:p w14:paraId="39082999" w14:textId="77777777"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lastRenderedPageBreak/>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14:paraId="0930A53B" w14:textId="77777777"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14:paraId="2A3F8953" w14:textId="77777777"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3: </w:t>
      </w:r>
      <w:r w:rsidR="005F3D98" w:rsidRPr="003E6772">
        <w:rPr>
          <w:noProof/>
          <w:sz w:val="26"/>
          <w:szCs w:val="26"/>
          <w:lang w:val="vi-VN"/>
        </w:rPr>
        <w:t>Chạy huấn luyện và phân lớp dữ liệu qua các phương pháp phân lớp khác nhau.</w:t>
      </w:r>
    </w:p>
    <w:p w14:paraId="6283F42A" w14:textId="72DEA88F" w:rsidR="008329E1" w:rsidRPr="003E6772" w:rsidRDefault="008329E1" w:rsidP="00211DCE">
      <w:pPr>
        <w:spacing w:before="120" w:line="360" w:lineRule="auto"/>
        <w:ind w:firstLine="360"/>
        <w:jc w:val="both"/>
        <w:rPr>
          <w:noProof/>
          <w:color w:val="0000FF"/>
          <w:sz w:val="26"/>
          <w:szCs w:val="26"/>
          <w:lang w:val="vi-VN"/>
        </w:rPr>
      </w:pPr>
      <w:r w:rsidRPr="003E6772">
        <w:rPr>
          <w:noProof/>
          <w:sz w:val="26"/>
          <w:szCs w:val="26"/>
          <w:lang w:val="vi-VN"/>
        </w:rPr>
        <w:t>Với cách tiếp cận trên</w:t>
      </w:r>
      <w:ins w:id="75" w:author="Thơ Lê" w:date="2020-07-29T13:22:00Z">
        <w:r w:rsidR="00054742" w:rsidRPr="00054742">
          <w:rPr>
            <w:noProof/>
            <w:sz w:val="26"/>
            <w:szCs w:val="26"/>
            <w:lang w:val="vi-VN"/>
            <w:rPrChange w:id="76" w:author="Thơ Lê" w:date="2020-07-29T13:22:00Z">
              <w:rPr>
                <w:noProof/>
                <w:sz w:val="26"/>
                <w:szCs w:val="26"/>
              </w:rPr>
            </w:rPrChange>
          </w:rPr>
          <w:t>,</w:t>
        </w:r>
      </w:ins>
      <w:r w:rsidRPr="003E6772">
        <w:rPr>
          <w:noProof/>
          <w:sz w:val="26"/>
          <w:szCs w:val="26"/>
          <w:lang w:val="vi-VN"/>
        </w:rPr>
        <w:t xml:space="preserve"> </w:t>
      </w:r>
      <w:del w:id="77" w:author="Thơ Lê" w:date="2020-07-29T13:22:00Z">
        <w:r w:rsidRPr="003E6772" w:rsidDel="00054742">
          <w:rPr>
            <w:noProof/>
            <w:sz w:val="26"/>
            <w:szCs w:val="26"/>
            <w:lang w:val="vi-VN"/>
          </w:rPr>
          <w:delText>của tôi</w:delText>
        </w:r>
        <w:r w:rsidR="005F3D98" w:rsidRPr="003E6772" w:rsidDel="00054742">
          <w:rPr>
            <w:noProof/>
            <w:sz w:val="26"/>
            <w:szCs w:val="26"/>
            <w:lang w:val="vi-VN"/>
          </w:rPr>
          <w:delText xml:space="preserve"> và </w:delText>
        </w:r>
      </w:del>
      <w:ins w:id="78" w:author="Thơ Lê" w:date="2020-07-29T13:22:00Z">
        <w:r w:rsidR="00054742" w:rsidRPr="00054742">
          <w:rPr>
            <w:noProof/>
            <w:sz w:val="26"/>
            <w:szCs w:val="26"/>
            <w:lang w:val="vi-VN"/>
            <w:rPrChange w:id="79" w:author="Thơ Lê" w:date="2020-07-29T13:22:00Z">
              <w:rPr>
                <w:noProof/>
                <w:sz w:val="26"/>
                <w:szCs w:val="26"/>
              </w:rPr>
            </w:rPrChange>
          </w:rPr>
          <w:t xml:space="preserve">chúng tôi </w:t>
        </w:r>
      </w:ins>
      <w:r w:rsidR="005F3D98" w:rsidRPr="003E6772">
        <w:rPr>
          <w:noProof/>
          <w:sz w:val="26"/>
          <w:szCs w:val="26"/>
          <w:lang w:val="vi-VN"/>
        </w:rPr>
        <w:t xml:space="preserve">áp dụng trực tiếp vào bài toán phân tích ý kiến khảo sát đánh giá giảng viên tại trường Đại học Công nghệ TP.HCM </w:t>
      </w:r>
      <w:del w:id="80" w:author="Thơ Lê" w:date="2020-07-29T13:22:00Z">
        <w:r w:rsidR="005F3D98" w:rsidRPr="003E6772" w:rsidDel="001263BD">
          <w:rPr>
            <w:noProof/>
            <w:sz w:val="26"/>
            <w:szCs w:val="26"/>
            <w:lang w:val="vi-VN"/>
          </w:rPr>
          <w:delText xml:space="preserve">tôi </w:delText>
        </w:r>
      </w:del>
      <w:ins w:id="81" w:author="Thơ Lê" w:date="2020-07-29T13:22:00Z">
        <w:r w:rsidR="001263BD" w:rsidRPr="001263BD">
          <w:rPr>
            <w:noProof/>
            <w:sz w:val="26"/>
            <w:szCs w:val="26"/>
            <w:lang w:val="vi-VN"/>
            <w:rPrChange w:id="82" w:author="Thơ Lê" w:date="2020-07-29T13:22:00Z">
              <w:rPr>
                <w:noProof/>
                <w:sz w:val="26"/>
                <w:szCs w:val="26"/>
              </w:rPr>
            </w:rPrChange>
          </w:rPr>
          <w:t>và</w:t>
        </w:r>
        <w:r w:rsidR="001263BD" w:rsidRPr="003E6772">
          <w:rPr>
            <w:noProof/>
            <w:sz w:val="26"/>
            <w:szCs w:val="26"/>
            <w:lang w:val="vi-VN"/>
          </w:rPr>
          <w:t xml:space="preserve"> </w:t>
        </w:r>
      </w:ins>
      <w:r w:rsidR="005F3D98" w:rsidRPr="003E6772">
        <w:rPr>
          <w:noProof/>
          <w:sz w:val="26"/>
          <w:szCs w:val="26"/>
          <w:lang w:val="vi-VN"/>
        </w:rPr>
        <w:t>đã thu về một số kết quả nhất định. Sau quá trình thực nghiệm bài toán</w:t>
      </w:r>
      <w:ins w:id="83" w:author="Thơ Lê" w:date="2020-07-29T13:22:00Z">
        <w:r w:rsidR="004C2B69" w:rsidRPr="004C2B69">
          <w:rPr>
            <w:noProof/>
            <w:sz w:val="26"/>
            <w:szCs w:val="26"/>
            <w:lang w:val="vi-VN"/>
            <w:rPrChange w:id="84" w:author="Thơ Lê" w:date="2020-07-29T13:22:00Z">
              <w:rPr>
                <w:noProof/>
                <w:sz w:val="26"/>
                <w:szCs w:val="26"/>
              </w:rPr>
            </w:rPrChange>
          </w:rPr>
          <w:t>, chúng</w:t>
        </w:r>
      </w:ins>
      <w:r w:rsidR="005F3D98" w:rsidRPr="003E6772">
        <w:rPr>
          <w:noProof/>
          <w:sz w:val="26"/>
          <w:szCs w:val="26"/>
          <w:lang w:val="vi-VN"/>
        </w:rPr>
        <w:t xml:space="preserve"> tôi đã xây dựng một bộ phân lớp dữ liệu đánh giá giảng viên đáng tin cậy với độ chính xác </w:t>
      </w:r>
      <w:del w:id="85" w:author="Thơ Lê" w:date="2020-07-29T13:22:00Z">
        <w:r w:rsidR="005F3D98" w:rsidRPr="003E6772" w:rsidDel="00D20FA5">
          <w:rPr>
            <w:noProof/>
            <w:sz w:val="26"/>
            <w:szCs w:val="26"/>
            <w:lang w:val="vi-VN"/>
          </w:rPr>
          <w:delText>lên đến ~</w:delText>
        </w:r>
      </w:del>
      <w:ins w:id="86" w:author="Thơ Lê" w:date="2020-07-29T13:22:00Z">
        <w:r w:rsidR="00D20FA5" w:rsidRPr="00D20FA5">
          <w:rPr>
            <w:noProof/>
            <w:sz w:val="26"/>
            <w:szCs w:val="26"/>
            <w:lang w:val="vi-VN"/>
            <w:rPrChange w:id="87" w:author="Thơ Lê" w:date="2020-07-29T13:22:00Z">
              <w:rPr>
                <w:noProof/>
                <w:sz w:val="26"/>
                <w:szCs w:val="26"/>
              </w:rPr>
            </w:rPrChange>
          </w:rPr>
          <w:t xml:space="preserve">khoảng </w:t>
        </w:r>
      </w:ins>
      <w:r w:rsidR="00D35B93" w:rsidRPr="003C483C">
        <w:rPr>
          <w:noProof/>
          <w:sz w:val="26"/>
          <w:szCs w:val="26"/>
          <w:lang w:val="vi-VN"/>
        </w:rPr>
        <w:t>83</w:t>
      </w:r>
      <w:r w:rsidR="005F3D98" w:rsidRPr="003E6772">
        <w:rPr>
          <w:noProof/>
          <w:sz w:val="26"/>
          <w:szCs w:val="26"/>
          <w:lang w:val="vi-VN"/>
        </w:rPr>
        <w:t xml:space="preserve">% và </w:t>
      </w:r>
      <w:r w:rsidR="00D35B93" w:rsidRPr="003C483C">
        <w:rPr>
          <w:noProof/>
          <w:sz w:val="26"/>
          <w:szCs w:val="26"/>
          <w:lang w:val="vi-VN"/>
        </w:rPr>
        <w:t>đưa</w:t>
      </w:r>
      <w:r w:rsidR="005F3D98" w:rsidRPr="003E6772">
        <w:rPr>
          <w:noProof/>
          <w:sz w:val="26"/>
          <w:szCs w:val="26"/>
          <w:lang w:val="vi-VN"/>
        </w:rPr>
        <w:t xml:space="preserve"> ra được những </w:t>
      </w:r>
      <w:r w:rsidR="00D35B93" w:rsidRPr="003C483C">
        <w:rPr>
          <w:noProof/>
          <w:sz w:val="26"/>
          <w:szCs w:val="26"/>
          <w:lang w:val="vi-VN"/>
        </w:rPr>
        <w:t>co sánh về hiệu quả của các phương pháp phân lớp khác nhau</w:t>
      </w:r>
      <w:r w:rsidR="00ED2FD0" w:rsidRPr="003E6772">
        <w:rPr>
          <w:noProof/>
          <w:sz w:val="26"/>
          <w:szCs w:val="26"/>
          <w:lang w:val="vi-VN"/>
        </w:rPr>
        <w:t>.</w:t>
      </w:r>
    </w:p>
    <w:p w14:paraId="7B3AE63E" w14:textId="77777777" w:rsidR="008329E1" w:rsidRPr="003E6772" w:rsidRDefault="008F6D80" w:rsidP="00211DCE">
      <w:pPr>
        <w:spacing w:before="120" w:line="360" w:lineRule="auto"/>
        <w:ind w:right="20" w:firstLine="360"/>
        <w:jc w:val="both"/>
        <w:rPr>
          <w:noProof/>
          <w:sz w:val="26"/>
          <w:szCs w:val="26"/>
          <w:lang w:val="vi-VN"/>
        </w:rPr>
      </w:pPr>
      <w:commentRangeStart w:id="88"/>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sidRPr="003C483C">
        <w:rPr>
          <w:noProof/>
          <w:sz w:val="26"/>
          <w:szCs w:val="26"/>
          <w:lang w:val="vi-VN"/>
        </w:rPr>
        <w:t>hiệu quả</w:t>
      </w:r>
      <w:r w:rsidR="00ED2FD0" w:rsidRPr="003E6772">
        <w:rPr>
          <w:noProof/>
          <w:sz w:val="26"/>
          <w:szCs w:val="26"/>
          <w:lang w:val="vi-VN"/>
        </w:rPr>
        <w:t xml:space="preserve"> của một số phương pháp phân lớp trên cùng tập dữ liệu qua đó</w:t>
      </w:r>
      <w:r w:rsidR="003436EF" w:rsidRPr="003C483C">
        <w:rPr>
          <w:noProof/>
          <w:sz w:val="26"/>
          <w:szCs w:val="26"/>
          <w:lang w:val="vi-VN"/>
        </w:rPr>
        <w:t xml:space="preserve"> làm</w:t>
      </w:r>
      <w:r w:rsidR="00ED2FD0" w:rsidRPr="003E6772">
        <w:rPr>
          <w:noProof/>
          <w:sz w:val="26"/>
          <w:szCs w:val="26"/>
          <w:lang w:val="vi-VN"/>
        </w:rPr>
        <w:t xml:space="preserve"> quyết định lựa chọn phương pháp phù hợp</w:t>
      </w:r>
      <w:r w:rsidR="003436EF" w:rsidRPr="003C483C">
        <w:rPr>
          <w:noProof/>
          <w:sz w:val="26"/>
          <w:szCs w:val="26"/>
          <w:lang w:val="vi-VN"/>
        </w:rPr>
        <w:t xml:space="preserve"> trong những đề tài nghiên cứu liên quan</w:t>
      </w:r>
      <w:r w:rsidR="00ED2FD0" w:rsidRPr="003E6772">
        <w:rPr>
          <w:noProof/>
          <w:sz w:val="26"/>
          <w:szCs w:val="26"/>
          <w:lang w:val="vi-VN"/>
        </w:rPr>
        <w:t>.</w:t>
      </w:r>
      <w:commentRangeEnd w:id="88"/>
      <w:r w:rsidR="005479CC">
        <w:rPr>
          <w:rStyle w:val="CommentReference"/>
        </w:rPr>
        <w:commentReference w:id="88"/>
      </w:r>
    </w:p>
    <w:p w14:paraId="1D9FC373" w14:textId="77777777" w:rsidR="008329E1" w:rsidRPr="003E6772" w:rsidDel="00B86E94" w:rsidRDefault="008329E1" w:rsidP="00211DCE">
      <w:pPr>
        <w:spacing w:before="120" w:line="360" w:lineRule="auto"/>
        <w:ind w:right="20" w:firstLine="360"/>
        <w:jc w:val="both"/>
        <w:rPr>
          <w:del w:id="89" w:author="Thơ Lê" w:date="2020-07-29T13:40:00Z"/>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14:paraId="1519CE0C" w14:textId="122AA8A0" w:rsidR="001862EB" w:rsidRPr="003E6772" w:rsidDel="003C3627" w:rsidRDefault="001862EB">
      <w:pPr>
        <w:widowControl w:val="0"/>
        <w:autoSpaceDE w:val="0"/>
        <w:autoSpaceDN w:val="0"/>
        <w:adjustRightInd w:val="0"/>
        <w:spacing w:before="60" w:afterLines="60" w:after="144" w:line="360" w:lineRule="auto"/>
        <w:ind w:right="-4"/>
        <w:rPr>
          <w:del w:id="90" w:author="Thơ Lê" w:date="2020-07-29T13:39:00Z"/>
          <w:b/>
          <w:noProof/>
          <w:color w:val="000000"/>
          <w:spacing w:val="-4"/>
          <w:lang w:val="vi-VN"/>
        </w:rPr>
        <w:pPrChange w:id="91" w:author="Thơ Lê" w:date="2020-07-29T13:40:00Z">
          <w:pPr>
            <w:widowControl w:val="0"/>
            <w:autoSpaceDE w:val="0"/>
            <w:autoSpaceDN w:val="0"/>
            <w:adjustRightInd w:val="0"/>
            <w:spacing w:before="60" w:afterLines="60" w:after="144" w:line="360" w:lineRule="auto"/>
            <w:ind w:right="-4"/>
            <w:jc w:val="center"/>
          </w:pPr>
        </w:pPrChange>
      </w:pPr>
    </w:p>
    <w:p w14:paraId="1A026FD6" w14:textId="0D8DC697" w:rsidR="001862EB" w:rsidRPr="003E6772" w:rsidDel="008E77A9" w:rsidRDefault="001862EB">
      <w:pPr>
        <w:widowControl w:val="0"/>
        <w:autoSpaceDE w:val="0"/>
        <w:autoSpaceDN w:val="0"/>
        <w:adjustRightInd w:val="0"/>
        <w:spacing w:before="60" w:afterLines="60" w:after="144" w:line="360" w:lineRule="auto"/>
        <w:ind w:right="-4"/>
        <w:rPr>
          <w:del w:id="92" w:author="Thơ Lê" w:date="2020-07-29T13:39:00Z"/>
          <w:b/>
          <w:noProof/>
          <w:color w:val="000000"/>
          <w:spacing w:val="-4"/>
          <w:lang w:val="vi-VN"/>
        </w:rPr>
        <w:pPrChange w:id="93" w:author="Thơ Lê" w:date="2020-07-29T13:40:00Z">
          <w:pPr>
            <w:widowControl w:val="0"/>
            <w:autoSpaceDE w:val="0"/>
            <w:autoSpaceDN w:val="0"/>
            <w:adjustRightInd w:val="0"/>
            <w:spacing w:before="60" w:afterLines="60" w:after="144" w:line="360" w:lineRule="auto"/>
            <w:ind w:right="-4"/>
            <w:jc w:val="center"/>
          </w:pPr>
        </w:pPrChange>
      </w:pPr>
    </w:p>
    <w:p w14:paraId="6A893789" w14:textId="1308445B" w:rsidR="001862EB" w:rsidRPr="003E6772" w:rsidDel="008E77A9" w:rsidRDefault="001862EB">
      <w:pPr>
        <w:widowControl w:val="0"/>
        <w:autoSpaceDE w:val="0"/>
        <w:autoSpaceDN w:val="0"/>
        <w:adjustRightInd w:val="0"/>
        <w:spacing w:before="60" w:afterLines="60" w:after="144" w:line="360" w:lineRule="auto"/>
        <w:ind w:right="-4"/>
        <w:rPr>
          <w:del w:id="94" w:author="Thơ Lê" w:date="2020-07-29T13:39:00Z"/>
          <w:b/>
          <w:noProof/>
          <w:color w:val="000000"/>
          <w:spacing w:val="-4"/>
          <w:lang w:val="vi-VN"/>
        </w:rPr>
        <w:pPrChange w:id="95" w:author="Thơ Lê" w:date="2020-07-29T13:40:00Z">
          <w:pPr>
            <w:widowControl w:val="0"/>
            <w:autoSpaceDE w:val="0"/>
            <w:autoSpaceDN w:val="0"/>
            <w:adjustRightInd w:val="0"/>
            <w:spacing w:before="60" w:afterLines="60" w:after="144" w:line="360" w:lineRule="auto"/>
            <w:ind w:right="-4"/>
            <w:jc w:val="center"/>
          </w:pPr>
        </w:pPrChange>
      </w:pPr>
    </w:p>
    <w:p w14:paraId="2D2477F5" w14:textId="3F33250F" w:rsidR="001862EB" w:rsidRPr="003E6772" w:rsidDel="008E77A9" w:rsidRDefault="001862EB">
      <w:pPr>
        <w:widowControl w:val="0"/>
        <w:autoSpaceDE w:val="0"/>
        <w:autoSpaceDN w:val="0"/>
        <w:adjustRightInd w:val="0"/>
        <w:spacing w:before="60" w:afterLines="60" w:after="144" w:line="360" w:lineRule="auto"/>
        <w:ind w:right="-4"/>
        <w:rPr>
          <w:del w:id="96" w:author="Thơ Lê" w:date="2020-07-29T13:40:00Z"/>
          <w:b/>
          <w:noProof/>
          <w:color w:val="000000"/>
          <w:spacing w:val="-4"/>
          <w:lang w:val="vi-VN"/>
        </w:rPr>
        <w:pPrChange w:id="97" w:author="Thơ Lê" w:date="2020-07-29T13:40:00Z">
          <w:pPr>
            <w:widowControl w:val="0"/>
            <w:autoSpaceDE w:val="0"/>
            <w:autoSpaceDN w:val="0"/>
            <w:adjustRightInd w:val="0"/>
            <w:spacing w:before="60" w:afterLines="60" w:after="144" w:line="360" w:lineRule="auto"/>
            <w:ind w:right="-4"/>
            <w:jc w:val="center"/>
          </w:pPr>
        </w:pPrChange>
      </w:pPr>
    </w:p>
    <w:p w14:paraId="6B1ACF23" w14:textId="28218DA9" w:rsidR="001862EB" w:rsidRPr="003E6772" w:rsidDel="008E77A9" w:rsidRDefault="001862EB">
      <w:pPr>
        <w:widowControl w:val="0"/>
        <w:autoSpaceDE w:val="0"/>
        <w:autoSpaceDN w:val="0"/>
        <w:adjustRightInd w:val="0"/>
        <w:spacing w:before="60" w:afterLines="60" w:after="144" w:line="360" w:lineRule="auto"/>
        <w:ind w:right="-4"/>
        <w:rPr>
          <w:del w:id="98" w:author="Thơ Lê" w:date="2020-07-29T13:40:00Z"/>
          <w:b/>
          <w:noProof/>
          <w:color w:val="000000"/>
          <w:spacing w:val="-4"/>
          <w:lang w:val="vi-VN"/>
        </w:rPr>
        <w:pPrChange w:id="99" w:author="Thơ Lê" w:date="2020-07-29T13:40:00Z">
          <w:pPr>
            <w:widowControl w:val="0"/>
            <w:autoSpaceDE w:val="0"/>
            <w:autoSpaceDN w:val="0"/>
            <w:adjustRightInd w:val="0"/>
            <w:spacing w:before="60" w:afterLines="60" w:after="144" w:line="360" w:lineRule="auto"/>
            <w:ind w:right="-4"/>
            <w:jc w:val="center"/>
          </w:pPr>
        </w:pPrChange>
      </w:pPr>
    </w:p>
    <w:p w14:paraId="7E896972" w14:textId="77777777" w:rsidR="001862EB" w:rsidRPr="003E6772" w:rsidDel="00B86E94" w:rsidRDefault="001862EB">
      <w:pPr>
        <w:spacing w:before="120" w:line="360" w:lineRule="auto"/>
        <w:ind w:right="20" w:firstLine="360"/>
        <w:jc w:val="both"/>
        <w:rPr>
          <w:del w:id="100" w:author="Thơ Lê" w:date="2020-07-29T13:40:00Z"/>
          <w:b/>
          <w:noProof/>
          <w:color w:val="000000"/>
          <w:spacing w:val="-4"/>
          <w:lang w:val="vi-VN"/>
        </w:rPr>
        <w:pPrChange w:id="101" w:author="Thơ Lê" w:date="2020-07-29T13:40:00Z">
          <w:pPr>
            <w:widowControl w:val="0"/>
            <w:autoSpaceDE w:val="0"/>
            <w:autoSpaceDN w:val="0"/>
            <w:adjustRightInd w:val="0"/>
            <w:spacing w:before="60" w:afterLines="60" w:after="144" w:line="360" w:lineRule="auto"/>
            <w:ind w:right="-4"/>
            <w:jc w:val="center"/>
          </w:pPr>
        </w:pPrChange>
      </w:pPr>
    </w:p>
    <w:p w14:paraId="789F44CE" w14:textId="77777777" w:rsidR="001862EB" w:rsidRPr="003E6772" w:rsidDel="00B86E94" w:rsidRDefault="001862EB" w:rsidP="00FE75DA">
      <w:pPr>
        <w:widowControl w:val="0"/>
        <w:autoSpaceDE w:val="0"/>
        <w:autoSpaceDN w:val="0"/>
        <w:adjustRightInd w:val="0"/>
        <w:spacing w:before="60" w:afterLines="60" w:after="144" w:line="360" w:lineRule="auto"/>
        <w:ind w:right="-4"/>
        <w:jc w:val="center"/>
        <w:rPr>
          <w:del w:id="102" w:author="Thơ Lê" w:date="2020-07-29T13:40:00Z"/>
          <w:b/>
          <w:noProof/>
          <w:color w:val="000000"/>
          <w:spacing w:val="-4"/>
          <w:lang w:val="vi-VN"/>
        </w:rPr>
      </w:pPr>
    </w:p>
    <w:p w14:paraId="111F7F8F" w14:textId="77777777" w:rsidR="001862EB" w:rsidRPr="003E6772" w:rsidDel="00B86E94" w:rsidRDefault="001862EB" w:rsidP="00FE75DA">
      <w:pPr>
        <w:widowControl w:val="0"/>
        <w:autoSpaceDE w:val="0"/>
        <w:autoSpaceDN w:val="0"/>
        <w:adjustRightInd w:val="0"/>
        <w:spacing w:before="60" w:afterLines="60" w:after="144" w:line="360" w:lineRule="auto"/>
        <w:ind w:right="-4"/>
        <w:jc w:val="center"/>
        <w:rPr>
          <w:del w:id="103" w:author="Thơ Lê" w:date="2020-07-29T13:40:00Z"/>
          <w:b/>
          <w:noProof/>
          <w:color w:val="000000"/>
          <w:spacing w:val="-4"/>
          <w:lang w:val="vi-VN"/>
        </w:rPr>
      </w:pPr>
    </w:p>
    <w:p w14:paraId="006D5A02" w14:textId="77777777" w:rsidR="001862EB" w:rsidRPr="003E6772" w:rsidDel="00B86E94" w:rsidRDefault="001862EB" w:rsidP="00FE75DA">
      <w:pPr>
        <w:widowControl w:val="0"/>
        <w:autoSpaceDE w:val="0"/>
        <w:autoSpaceDN w:val="0"/>
        <w:adjustRightInd w:val="0"/>
        <w:spacing w:before="60" w:afterLines="60" w:after="144" w:line="360" w:lineRule="auto"/>
        <w:ind w:right="-4"/>
        <w:jc w:val="center"/>
        <w:rPr>
          <w:del w:id="104" w:author="Thơ Lê" w:date="2020-07-29T13:40:00Z"/>
          <w:b/>
          <w:noProof/>
          <w:color w:val="000000"/>
          <w:spacing w:val="-4"/>
          <w:lang w:val="vi-VN"/>
        </w:rPr>
      </w:pPr>
    </w:p>
    <w:p w14:paraId="7E22B605" w14:textId="77777777" w:rsidR="001862EB" w:rsidRPr="003E6772" w:rsidDel="00B86E94" w:rsidRDefault="001862EB" w:rsidP="00FE75DA">
      <w:pPr>
        <w:widowControl w:val="0"/>
        <w:autoSpaceDE w:val="0"/>
        <w:autoSpaceDN w:val="0"/>
        <w:adjustRightInd w:val="0"/>
        <w:spacing w:before="60" w:afterLines="60" w:after="144" w:line="360" w:lineRule="auto"/>
        <w:ind w:right="-4"/>
        <w:jc w:val="center"/>
        <w:rPr>
          <w:del w:id="105" w:author="Thơ Lê" w:date="2020-07-29T13:40:00Z"/>
          <w:b/>
          <w:noProof/>
          <w:color w:val="000000"/>
          <w:spacing w:val="-4"/>
          <w:lang w:val="vi-VN"/>
        </w:rPr>
      </w:pPr>
    </w:p>
    <w:p w14:paraId="14ADDFF9" w14:textId="77777777" w:rsidR="001862EB" w:rsidRPr="003E6772" w:rsidDel="00B86E94" w:rsidRDefault="001862EB" w:rsidP="00FE75DA">
      <w:pPr>
        <w:widowControl w:val="0"/>
        <w:autoSpaceDE w:val="0"/>
        <w:autoSpaceDN w:val="0"/>
        <w:adjustRightInd w:val="0"/>
        <w:spacing w:before="60" w:afterLines="60" w:after="144" w:line="360" w:lineRule="auto"/>
        <w:ind w:right="-4"/>
        <w:jc w:val="center"/>
        <w:rPr>
          <w:del w:id="106" w:author="Thơ Lê" w:date="2020-07-29T13:40:00Z"/>
          <w:b/>
          <w:noProof/>
          <w:color w:val="000000"/>
          <w:spacing w:val="-4"/>
          <w:lang w:val="vi-VN"/>
        </w:rPr>
      </w:pPr>
    </w:p>
    <w:p w14:paraId="6D75FFBD" w14:textId="10EA74C1" w:rsidR="001C379E" w:rsidRPr="003E6772" w:rsidDel="00B86E94" w:rsidRDefault="001C379E">
      <w:pPr>
        <w:rPr>
          <w:del w:id="107" w:author="Thơ Lê" w:date="2020-07-29T13:40:00Z"/>
          <w:b/>
          <w:noProof/>
          <w:color w:val="000000"/>
          <w:spacing w:val="-4"/>
          <w:sz w:val="32"/>
          <w:szCs w:val="32"/>
          <w:lang w:val="vi-VN"/>
        </w:rPr>
      </w:pPr>
      <w:del w:id="108" w:author="Thơ Lê" w:date="2020-07-29T13:40:00Z">
        <w:r w:rsidRPr="003E6772" w:rsidDel="00B86E94">
          <w:rPr>
            <w:b/>
            <w:noProof/>
            <w:color w:val="000000"/>
            <w:spacing w:val="-4"/>
            <w:sz w:val="32"/>
            <w:szCs w:val="32"/>
            <w:lang w:val="vi-VN"/>
          </w:rPr>
          <w:br w:type="page"/>
        </w:r>
      </w:del>
    </w:p>
    <w:p w14:paraId="263EFADE" w14:textId="592ADEF4" w:rsidR="00B86E94" w:rsidRDefault="00B86E94">
      <w:pPr>
        <w:rPr>
          <w:ins w:id="109" w:author="Thơ Lê" w:date="2020-07-29T13:40:00Z"/>
          <w:b/>
          <w:bCs/>
          <w:noProof/>
          <w:color w:val="000000"/>
          <w:spacing w:val="-4"/>
          <w:kern w:val="32"/>
          <w:sz w:val="32"/>
          <w:szCs w:val="32"/>
          <w:lang w:val="vi-VN"/>
        </w:rPr>
      </w:pPr>
      <w:bookmarkStart w:id="110" w:name="_Toc45630100"/>
    </w:p>
    <w:p w14:paraId="1DFDDD9B" w14:textId="77777777" w:rsidR="00B86E94" w:rsidRDefault="00B86E94">
      <w:pPr>
        <w:rPr>
          <w:ins w:id="111" w:author="Thơ Lê" w:date="2020-07-29T13:40:00Z"/>
          <w:b/>
          <w:bCs/>
          <w:noProof/>
          <w:color w:val="000000"/>
          <w:spacing w:val="-4"/>
          <w:kern w:val="32"/>
          <w:sz w:val="32"/>
          <w:szCs w:val="32"/>
          <w:lang w:val="vi-VN"/>
        </w:rPr>
      </w:pPr>
      <w:ins w:id="112" w:author="Thơ Lê" w:date="2020-07-29T13:40:00Z">
        <w:r>
          <w:rPr>
            <w:noProof/>
            <w:color w:val="000000"/>
            <w:spacing w:val="-4"/>
            <w:lang w:val="vi-VN"/>
          </w:rPr>
          <w:br w:type="page"/>
        </w:r>
      </w:ins>
    </w:p>
    <w:p w14:paraId="62E0DCE9" w14:textId="5CB81B58"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commentRangeStart w:id="113"/>
      <w:r w:rsidRPr="003E6772">
        <w:rPr>
          <w:rFonts w:ascii="Times New Roman" w:hAnsi="Times New Roman"/>
          <w:noProof/>
          <w:color w:val="000000"/>
          <w:spacing w:val="-4"/>
          <w:lang w:val="vi-VN"/>
        </w:rPr>
        <w:lastRenderedPageBreak/>
        <w:t>ABSTRACT</w:t>
      </w:r>
      <w:bookmarkEnd w:id="110"/>
      <w:commentRangeEnd w:id="113"/>
      <w:r w:rsidR="003C0E91">
        <w:rPr>
          <w:rStyle w:val="CommentReference"/>
          <w:rFonts w:ascii="Times New Roman" w:hAnsi="Times New Roman"/>
          <w:b w:val="0"/>
          <w:bCs w:val="0"/>
          <w:kern w:val="0"/>
        </w:rPr>
        <w:commentReference w:id="113"/>
      </w:r>
    </w:p>
    <w:p w14:paraId="6787BC2C"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14:paraId="5D4AC28B"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14:paraId="1816312E"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14:paraId="26696DA8"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14:paraId="35A0857F"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14:paraId="6A2E2D34"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14:paraId="08891C74"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14:paraId="0F154B96" w14:textId="77777777"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14:paraId="3F016ADF" w14:textId="77777777"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14:paraId="346DBB63"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70BA9EA7"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426556C4"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44BE7ED6"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5B14A537"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42132824"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73F7BBE6"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01F06A0F"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7F216C88"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404D8842"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79711747"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0296EDB1"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73294C2E"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125C795A"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00A826D3" w14:textId="77777777"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4DE617CF" w14:textId="77777777"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0F2C5205" w14:textId="77777777"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32534563"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14:paraId="3F99A9F3"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0519B7F5" w14:textId="77777777"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46B2DBF7" w14:textId="77777777"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56AD61C7" w14:textId="77777777" w:rsidR="001862EB" w:rsidRPr="003E6772" w:rsidRDefault="001862EB" w:rsidP="00961FAF">
      <w:pPr>
        <w:pStyle w:val="Heading1"/>
        <w:jc w:val="center"/>
        <w:rPr>
          <w:rFonts w:ascii="Times New Roman" w:hAnsi="Times New Roman"/>
          <w:noProof/>
          <w:color w:val="000000"/>
          <w:spacing w:val="-4"/>
          <w:lang w:val="vi-VN"/>
        </w:rPr>
      </w:pPr>
      <w:bookmarkStart w:id="114" w:name="_Toc45630101"/>
      <w:commentRangeStart w:id="115"/>
      <w:r w:rsidRPr="003E6772">
        <w:rPr>
          <w:rFonts w:ascii="Times New Roman" w:hAnsi="Times New Roman"/>
          <w:noProof/>
          <w:color w:val="000000"/>
          <w:spacing w:val="-4"/>
          <w:lang w:val="vi-VN"/>
        </w:rPr>
        <w:lastRenderedPageBreak/>
        <w:t>MỤC LỤC</w:t>
      </w:r>
      <w:bookmarkEnd w:id="114"/>
      <w:commentRangeEnd w:id="115"/>
      <w:r w:rsidR="005C35C0">
        <w:rPr>
          <w:rStyle w:val="CommentReference"/>
          <w:rFonts w:ascii="Times New Roman" w:hAnsi="Times New Roman"/>
          <w:b w:val="0"/>
          <w:bCs w:val="0"/>
          <w:kern w:val="0"/>
        </w:rPr>
        <w:commentReference w:id="115"/>
      </w:r>
    </w:p>
    <w:p w14:paraId="548D0155" w14:textId="77777777" w:rsidR="00506648" w:rsidRDefault="00C67EFD">
      <w:pPr>
        <w:pStyle w:val="TOC1"/>
        <w:tabs>
          <w:tab w:val="right" w:leader="dot" w:pos="9440"/>
        </w:tabs>
        <w:rPr>
          <w:rFonts w:asciiTheme="minorHAnsi" w:eastAsiaTheme="minorEastAsia" w:hAnsiTheme="minorHAnsi" w:cstheme="minorBidi"/>
          <w:noProof/>
          <w:sz w:val="22"/>
          <w:szCs w:val="22"/>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5630097" w:history="1">
        <w:r w:rsidR="00506648" w:rsidRPr="00340B6C">
          <w:rPr>
            <w:rStyle w:val="Hyperlink"/>
            <w:noProof/>
            <w:lang w:val="vi-VN"/>
          </w:rPr>
          <w:t>LỜI CAM ĐOAN</w:t>
        </w:r>
        <w:r w:rsidR="00506648">
          <w:rPr>
            <w:noProof/>
            <w:webHidden/>
          </w:rPr>
          <w:tab/>
        </w:r>
        <w:r w:rsidR="00506648">
          <w:rPr>
            <w:noProof/>
            <w:webHidden/>
          </w:rPr>
          <w:fldChar w:fldCharType="begin"/>
        </w:r>
        <w:r w:rsidR="00506648">
          <w:rPr>
            <w:noProof/>
            <w:webHidden/>
          </w:rPr>
          <w:instrText xml:space="preserve"> PAGEREF _Toc45630097 \h </w:instrText>
        </w:r>
        <w:r w:rsidR="00506648">
          <w:rPr>
            <w:noProof/>
            <w:webHidden/>
          </w:rPr>
        </w:r>
        <w:r w:rsidR="00506648">
          <w:rPr>
            <w:noProof/>
            <w:webHidden/>
          </w:rPr>
          <w:fldChar w:fldCharType="separate"/>
        </w:r>
        <w:r w:rsidR="00506648">
          <w:rPr>
            <w:noProof/>
            <w:webHidden/>
          </w:rPr>
          <w:t>i</w:t>
        </w:r>
        <w:r w:rsidR="00506648">
          <w:rPr>
            <w:noProof/>
            <w:webHidden/>
          </w:rPr>
          <w:fldChar w:fldCharType="end"/>
        </w:r>
      </w:hyperlink>
    </w:p>
    <w:p w14:paraId="40790540"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098" w:history="1">
        <w:r w:rsidR="00506648" w:rsidRPr="00340B6C">
          <w:rPr>
            <w:rStyle w:val="Hyperlink"/>
            <w:noProof/>
            <w:spacing w:val="-4"/>
            <w:lang w:val="vi-VN"/>
          </w:rPr>
          <w:t>LỜI CẢM ƠN</w:t>
        </w:r>
        <w:r w:rsidR="00506648">
          <w:rPr>
            <w:noProof/>
            <w:webHidden/>
          </w:rPr>
          <w:tab/>
        </w:r>
        <w:r w:rsidR="00506648">
          <w:rPr>
            <w:noProof/>
            <w:webHidden/>
          </w:rPr>
          <w:fldChar w:fldCharType="begin"/>
        </w:r>
        <w:r w:rsidR="00506648">
          <w:rPr>
            <w:noProof/>
            <w:webHidden/>
          </w:rPr>
          <w:instrText xml:space="preserve"> PAGEREF _Toc45630098 \h </w:instrText>
        </w:r>
        <w:r w:rsidR="00506648">
          <w:rPr>
            <w:noProof/>
            <w:webHidden/>
          </w:rPr>
        </w:r>
        <w:r w:rsidR="00506648">
          <w:rPr>
            <w:noProof/>
            <w:webHidden/>
          </w:rPr>
          <w:fldChar w:fldCharType="separate"/>
        </w:r>
        <w:r w:rsidR="00506648">
          <w:rPr>
            <w:noProof/>
            <w:webHidden/>
          </w:rPr>
          <w:t>ii</w:t>
        </w:r>
        <w:r w:rsidR="00506648">
          <w:rPr>
            <w:noProof/>
            <w:webHidden/>
          </w:rPr>
          <w:fldChar w:fldCharType="end"/>
        </w:r>
      </w:hyperlink>
    </w:p>
    <w:p w14:paraId="7DCB4D40"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099" w:history="1">
        <w:r w:rsidR="00506648" w:rsidRPr="00340B6C">
          <w:rPr>
            <w:rStyle w:val="Hyperlink"/>
            <w:noProof/>
            <w:spacing w:val="-4"/>
            <w:lang w:val="vi-VN"/>
          </w:rPr>
          <w:t>TÓM TẮT</w:t>
        </w:r>
        <w:r w:rsidR="00506648">
          <w:rPr>
            <w:noProof/>
            <w:webHidden/>
          </w:rPr>
          <w:tab/>
        </w:r>
        <w:r w:rsidR="00506648">
          <w:rPr>
            <w:noProof/>
            <w:webHidden/>
          </w:rPr>
          <w:fldChar w:fldCharType="begin"/>
        </w:r>
        <w:r w:rsidR="00506648">
          <w:rPr>
            <w:noProof/>
            <w:webHidden/>
          </w:rPr>
          <w:instrText xml:space="preserve"> PAGEREF _Toc45630099 \h </w:instrText>
        </w:r>
        <w:r w:rsidR="00506648">
          <w:rPr>
            <w:noProof/>
            <w:webHidden/>
          </w:rPr>
        </w:r>
        <w:r w:rsidR="00506648">
          <w:rPr>
            <w:noProof/>
            <w:webHidden/>
          </w:rPr>
          <w:fldChar w:fldCharType="separate"/>
        </w:r>
        <w:r w:rsidR="00506648">
          <w:rPr>
            <w:noProof/>
            <w:webHidden/>
          </w:rPr>
          <w:t>iii</w:t>
        </w:r>
        <w:r w:rsidR="00506648">
          <w:rPr>
            <w:noProof/>
            <w:webHidden/>
          </w:rPr>
          <w:fldChar w:fldCharType="end"/>
        </w:r>
      </w:hyperlink>
    </w:p>
    <w:p w14:paraId="7B5F8AC1"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00" w:history="1">
        <w:r w:rsidR="00506648" w:rsidRPr="00340B6C">
          <w:rPr>
            <w:rStyle w:val="Hyperlink"/>
            <w:noProof/>
            <w:spacing w:val="-4"/>
            <w:lang w:val="vi-VN"/>
          </w:rPr>
          <w:t>ABSTRACT</w:t>
        </w:r>
        <w:r w:rsidR="00506648">
          <w:rPr>
            <w:noProof/>
            <w:webHidden/>
          </w:rPr>
          <w:tab/>
        </w:r>
        <w:r w:rsidR="00506648">
          <w:rPr>
            <w:noProof/>
            <w:webHidden/>
          </w:rPr>
          <w:fldChar w:fldCharType="begin"/>
        </w:r>
        <w:r w:rsidR="00506648">
          <w:rPr>
            <w:noProof/>
            <w:webHidden/>
          </w:rPr>
          <w:instrText xml:space="preserve"> PAGEREF _Toc45630100 \h </w:instrText>
        </w:r>
        <w:r w:rsidR="00506648">
          <w:rPr>
            <w:noProof/>
            <w:webHidden/>
          </w:rPr>
        </w:r>
        <w:r w:rsidR="00506648">
          <w:rPr>
            <w:noProof/>
            <w:webHidden/>
          </w:rPr>
          <w:fldChar w:fldCharType="separate"/>
        </w:r>
        <w:r w:rsidR="00506648">
          <w:rPr>
            <w:noProof/>
            <w:webHidden/>
          </w:rPr>
          <w:t>v</w:t>
        </w:r>
        <w:r w:rsidR="00506648">
          <w:rPr>
            <w:noProof/>
            <w:webHidden/>
          </w:rPr>
          <w:fldChar w:fldCharType="end"/>
        </w:r>
      </w:hyperlink>
    </w:p>
    <w:p w14:paraId="1B5B0DB8"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01" w:history="1">
        <w:r w:rsidR="00506648" w:rsidRPr="00340B6C">
          <w:rPr>
            <w:rStyle w:val="Hyperlink"/>
            <w:noProof/>
            <w:spacing w:val="-4"/>
            <w:lang w:val="vi-VN"/>
          </w:rPr>
          <w:t>MỤC LỤC</w:t>
        </w:r>
        <w:r w:rsidR="00506648">
          <w:rPr>
            <w:noProof/>
            <w:webHidden/>
          </w:rPr>
          <w:tab/>
        </w:r>
        <w:r w:rsidR="00506648">
          <w:rPr>
            <w:noProof/>
            <w:webHidden/>
          </w:rPr>
          <w:fldChar w:fldCharType="begin"/>
        </w:r>
        <w:r w:rsidR="00506648">
          <w:rPr>
            <w:noProof/>
            <w:webHidden/>
          </w:rPr>
          <w:instrText xml:space="preserve"> PAGEREF _Toc45630101 \h </w:instrText>
        </w:r>
        <w:r w:rsidR="00506648">
          <w:rPr>
            <w:noProof/>
            <w:webHidden/>
          </w:rPr>
        </w:r>
        <w:r w:rsidR="00506648">
          <w:rPr>
            <w:noProof/>
            <w:webHidden/>
          </w:rPr>
          <w:fldChar w:fldCharType="separate"/>
        </w:r>
        <w:r w:rsidR="00506648">
          <w:rPr>
            <w:noProof/>
            <w:webHidden/>
          </w:rPr>
          <w:t>vii</w:t>
        </w:r>
        <w:r w:rsidR="00506648">
          <w:rPr>
            <w:noProof/>
            <w:webHidden/>
          </w:rPr>
          <w:fldChar w:fldCharType="end"/>
        </w:r>
      </w:hyperlink>
    </w:p>
    <w:p w14:paraId="0F2A0C36"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02" w:history="1">
        <w:r w:rsidR="00506648" w:rsidRPr="00340B6C">
          <w:rPr>
            <w:rStyle w:val="Hyperlink"/>
            <w:noProof/>
            <w:lang w:val="vi-VN"/>
          </w:rPr>
          <w:t>DANH MỤC CÁC TỪ VIẾT TẮT</w:t>
        </w:r>
        <w:r w:rsidR="00506648">
          <w:rPr>
            <w:noProof/>
            <w:webHidden/>
          </w:rPr>
          <w:tab/>
        </w:r>
        <w:r w:rsidR="00506648">
          <w:rPr>
            <w:noProof/>
            <w:webHidden/>
          </w:rPr>
          <w:fldChar w:fldCharType="begin"/>
        </w:r>
        <w:r w:rsidR="00506648">
          <w:rPr>
            <w:noProof/>
            <w:webHidden/>
          </w:rPr>
          <w:instrText xml:space="preserve"> PAGEREF _Toc45630102 \h </w:instrText>
        </w:r>
        <w:r w:rsidR="00506648">
          <w:rPr>
            <w:noProof/>
            <w:webHidden/>
          </w:rPr>
        </w:r>
        <w:r w:rsidR="00506648">
          <w:rPr>
            <w:noProof/>
            <w:webHidden/>
          </w:rPr>
          <w:fldChar w:fldCharType="separate"/>
        </w:r>
        <w:r w:rsidR="00506648">
          <w:rPr>
            <w:noProof/>
            <w:webHidden/>
          </w:rPr>
          <w:t>ix</w:t>
        </w:r>
        <w:r w:rsidR="00506648">
          <w:rPr>
            <w:noProof/>
            <w:webHidden/>
          </w:rPr>
          <w:fldChar w:fldCharType="end"/>
        </w:r>
      </w:hyperlink>
    </w:p>
    <w:p w14:paraId="5B232837"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03" w:history="1">
        <w:r w:rsidR="00506648" w:rsidRPr="00340B6C">
          <w:rPr>
            <w:rStyle w:val="Hyperlink"/>
            <w:noProof/>
            <w:lang w:val="vi-VN"/>
          </w:rPr>
          <w:t>DANH MỤC CÁC BẢNG</w:t>
        </w:r>
        <w:r w:rsidR="00506648">
          <w:rPr>
            <w:noProof/>
            <w:webHidden/>
          </w:rPr>
          <w:tab/>
        </w:r>
        <w:r w:rsidR="00506648">
          <w:rPr>
            <w:noProof/>
            <w:webHidden/>
          </w:rPr>
          <w:fldChar w:fldCharType="begin"/>
        </w:r>
        <w:r w:rsidR="00506648">
          <w:rPr>
            <w:noProof/>
            <w:webHidden/>
          </w:rPr>
          <w:instrText xml:space="preserve"> PAGEREF _Toc45630103 \h </w:instrText>
        </w:r>
        <w:r w:rsidR="00506648">
          <w:rPr>
            <w:noProof/>
            <w:webHidden/>
          </w:rPr>
        </w:r>
        <w:r w:rsidR="00506648">
          <w:rPr>
            <w:noProof/>
            <w:webHidden/>
          </w:rPr>
          <w:fldChar w:fldCharType="separate"/>
        </w:r>
        <w:r w:rsidR="00506648">
          <w:rPr>
            <w:noProof/>
            <w:webHidden/>
          </w:rPr>
          <w:t>x</w:t>
        </w:r>
        <w:r w:rsidR="00506648">
          <w:rPr>
            <w:noProof/>
            <w:webHidden/>
          </w:rPr>
          <w:fldChar w:fldCharType="end"/>
        </w:r>
      </w:hyperlink>
    </w:p>
    <w:p w14:paraId="6ECAB373"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04" w:history="1">
        <w:r w:rsidR="00506648" w:rsidRPr="00340B6C">
          <w:rPr>
            <w:rStyle w:val="Hyperlink"/>
            <w:noProof/>
            <w:lang w:val="vi-VN"/>
          </w:rPr>
          <w:t>DANH MỤC CÁC HÌNH</w:t>
        </w:r>
        <w:r w:rsidR="00506648">
          <w:rPr>
            <w:noProof/>
            <w:webHidden/>
          </w:rPr>
          <w:tab/>
        </w:r>
        <w:r w:rsidR="00506648">
          <w:rPr>
            <w:noProof/>
            <w:webHidden/>
          </w:rPr>
          <w:fldChar w:fldCharType="begin"/>
        </w:r>
        <w:r w:rsidR="00506648">
          <w:rPr>
            <w:noProof/>
            <w:webHidden/>
          </w:rPr>
          <w:instrText xml:space="preserve"> PAGEREF _Toc45630104 \h </w:instrText>
        </w:r>
        <w:r w:rsidR="00506648">
          <w:rPr>
            <w:noProof/>
            <w:webHidden/>
          </w:rPr>
        </w:r>
        <w:r w:rsidR="00506648">
          <w:rPr>
            <w:noProof/>
            <w:webHidden/>
          </w:rPr>
          <w:fldChar w:fldCharType="separate"/>
        </w:r>
        <w:r w:rsidR="00506648">
          <w:rPr>
            <w:noProof/>
            <w:webHidden/>
          </w:rPr>
          <w:t>xi</w:t>
        </w:r>
        <w:r w:rsidR="00506648">
          <w:rPr>
            <w:noProof/>
            <w:webHidden/>
          </w:rPr>
          <w:fldChar w:fldCharType="end"/>
        </w:r>
      </w:hyperlink>
    </w:p>
    <w:p w14:paraId="71532B13"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05" w:history="1">
        <w:r w:rsidR="00506648" w:rsidRPr="00340B6C">
          <w:rPr>
            <w:rStyle w:val="Hyperlink"/>
            <w:noProof/>
            <w:lang w:val="vi-VN"/>
          </w:rPr>
          <w:t>CHƯƠNG 1: GIỚI THIỆU</w:t>
        </w:r>
        <w:r w:rsidR="00506648">
          <w:rPr>
            <w:noProof/>
            <w:webHidden/>
          </w:rPr>
          <w:tab/>
        </w:r>
        <w:r w:rsidR="00506648">
          <w:rPr>
            <w:noProof/>
            <w:webHidden/>
          </w:rPr>
          <w:fldChar w:fldCharType="begin"/>
        </w:r>
        <w:r w:rsidR="00506648">
          <w:rPr>
            <w:noProof/>
            <w:webHidden/>
          </w:rPr>
          <w:instrText xml:space="preserve"> PAGEREF _Toc45630105 \h </w:instrText>
        </w:r>
        <w:r w:rsidR="00506648">
          <w:rPr>
            <w:noProof/>
            <w:webHidden/>
          </w:rPr>
        </w:r>
        <w:r w:rsidR="00506648">
          <w:rPr>
            <w:noProof/>
            <w:webHidden/>
          </w:rPr>
          <w:fldChar w:fldCharType="separate"/>
        </w:r>
        <w:r w:rsidR="00506648">
          <w:rPr>
            <w:noProof/>
            <w:webHidden/>
          </w:rPr>
          <w:t>1</w:t>
        </w:r>
        <w:r w:rsidR="00506648">
          <w:rPr>
            <w:noProof/>
            <w:webHidden/>
          </w:rPr>
          <w:fldChar w:fldCharType="end"/>
        </w:r>
      </w:hyperlink>
    </w:p>
    <w:p w14:paraId="1EA8721D"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06" w:history="1">
        <w:r w:rsidR="00506648" w:rsidRPr="00340B6C">
          <w:rPr>
            <w:rStyle w:val="Hyperlink"/>
            <w:noProof/>
            <w:lang w:val="vi-VN"/>
          </w:rPr>
          <w:t>1.1</w:t>
        </w:r>
        <w:r w:rsidR="00506648">
          <w:rPr>
            <w:rFonts w:asciiTheme="minorHAnsi" w:eastAsiaTheme="minorEastAsia" w:hAnsiTheme="minorHAnsi" w:cstheme="minorBidi"/>
            <w:noProof/>
            <w:sz w:val="22"/>
            <w:szCs w:val="22"/>
          </w:rPr>
          <w:tab/>
        </w:r>
        <w:r w:rsidR="00506648" w:rsidRPr="00340B6C">
          <w:rPr>
            <w:rStyle w:val="Hyperlink"/>
            <w:noProof/>
            <w:lang w:val="vi-VN"/>
          </w:rPr>
          <w:t>Giới thiệu</w:t>
        </w:r>
        <w:r w:rsidR="00506648">
          <w:rPr>
            <w:noProof/>
            <w:webHidden/>
          </w:rPr>
          <w:tab/>
        </w:r>
        <w:r w:rsidR="00506648">
          <w:rPr>
            <w:noProof/>
            <w:webHidden/>
          </w:rPr>
          <w:fldChar w:fldCharType="begin"/>
        </w:r>
        <w:r w:rsidR="00506648">
          <w:rPr>
            <w:noProof/>
            <w:webHidden/>
          </w:rPr>
          <w:instrText xml:space="preserve"> PAGEREF _Toc45630106 \h </w:instrText>
        </w:r>
        <w:r w:rsidR="00506648">
          <w:rPr>
            <w:noProof/>
            <w:webHidden/>
          </w:rPr>
        </w:r>
        <w:r w:rsidR="00506648">
          <w:rPr>
            <w:noProof/>
            <w:webHidden/>
          </w:rPr>
          <w:fldChar w:fldCharType="separate"/>
        </w:r>
        <w:r w:rsidR="00506648">
          <w:rPr>
            <w:noProof/>
            <w:webHidden/>
          </w:rPr>
          <w:t>1</w:t>
        </w:r>
        <w:r w:rsidR="00506648">
          <w:rPr>
            <w:noProof/>
            <w:webHidden/>
          </w:rPr>
          <w:fldChar w:fldCharType="end"/>
        </w:r>
      </w:hyperlink>
    </w:p>
    <w:p w14:paraId="3F2E7FE7"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07" w:history="1">
        <w:r w:rsidR="00506648" w:rsidRPr="00340B6C">
          <w:rPr>
            <w:rStyle w:val="Hyperlink"/>
            <w:noProof/>
            <w:lang w:val="vi-VN"/>
          </w:rPr>
          <w:t>1.2</w:t>
        </w:r>
        <w:r w:rsidR="00506648">
          <w:rPr>
            <w:rFonts w:asciiTheme="minorHAnsi" w:eastAsiaTheme="minorEastAsia" w:hAnsiTheme="minorHAnsi" w:cstheme="minorBidi"/>
            <w:noProof/>
            <w:sz w:val="22"/>
            <w:szCs w:val="22"/>
          </w:rPr>
          <w:tab/>
        </w:r>
        <w:r w:rsidR="00506648" w:rsidRPr="00340B6C">
          <w:rPr>
            <w:rStyle w:val="Hyperlink"/>
            <w:noProof/>
            <w:lang w:val="vi-VN"/>
          </w:rPr>
          <w:t>Tính cấp thiết luận văn</w:t>
        </w:r>
        <w:r w:rsidR="00506648">
          <w:rPr>
            <w:noProof/>
            <w:webHidden/>
          </w:rPr>
          <w:tab/>
        </w:r>
        <w:r w:rsidR="00506648">
          <w:rPr>
            <w:noProof/>
            <w:webHidden/>
          </w:rPr>
          <w:fldChar w:fldCharType="begin"/>
        </w:r>
        <w:r w:rsidR="00506648">
          <w:rPr>
            <w:noProof/>
            <w:webHidden/>
          </w:rPr>
          <w:instrText xml:space="preserve"> PAGEREF _Toc45630107 \h </w:instrText>
        </w:r>
        <w:r w:rsidR="00506648">
          <w:rPr>
            <w:noProof/>
            <w:webHidden/>
          </w:rPr>
        </w:r>
        <w:r w:rsidR="00506648">
          <w:rPr>
            <w:noProof/>
            <w:webHidden/>
          </w:rPr>
          <w:fldChar w:fldCharType="separate"/>
        </w:r>
        <w:r w:rsidR="00506648">
          <w:rPr>
            <w:noProof/>
            <w:webHidden/>
          </w:rPr>
          <w:t>2</w:t>
        </w:r>
        <w:r w:rsidR="00506648">
          <w:rPr>
            <w:noProof/>
            <w:webHidden/>
          </w:rPr>
          <w:fldChar w:fldCharType="end"/>
        </w:r>
      </w:hyperlink>
    </w:p>
    <w:p w14:paraId="75ED91B0"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08" w:history="1">
        <w:r w:rsidR="00506648" w:rsidRPr="00340B6C">
          <w:rPr>
            <w:rStyle w:val="Hyperlink"/>
            <w:noProof/>
            <w:lang w:val="vi-VN"/>
          </w:rPr>
          <w:t>1.3</w:t>
        </w:r>
        <w:r w:rsidR="00506648">
          <w:rPr>
            <w:rFonts w:asciiTheme="minorHAnsi" w:eastAsiaTheme="minorEastAsia" w:hAnsiTheme="minorHAnsi" w:cstheme="minorBidi"/>
            <w:noProof/>
            <w:sz w:val="22"/>
            <w:szCs w:val="22"/>
          </w:rPr>
          <w:tab/>
        </w:r>
        <w:r w:rsidR="00506648" w:rsidRPr="00340B6C">
          <w:rPr>
            <w:rStyle w:val="Hyperlink"/>
            <w:noProof/>
            <w:lang w:val="vi-VN"/>
          </w:rPr>
          <w:t>Mục tiêu luận văn</w:t>
        </w:r>
        <w:r w:rsidR="00506648">
          <w:rPr>
            <w:noProof/>
            <w:webHidden/>
          </w:rPr>
          <w:tab/>
        </w:r>
        <w:r w:rsidR="00506648">
          <w:rPr>
            <w:noProof/>
            <w:webHidden/>
          </w:rPr>
          <w:fldChar w:fldCharType="begin"/>
        </w:r>
        <w:r w:rsidR="00506648">
          <w:rPr>
            <w:noProof/>
            <w:webHidden/>
          </w:rPr>
          <w:instrText xml:space="preserve"> PAGEREF _Toc45630108 \h </w:instrText>
        </w:r>
        <w:r w:rsidR="00506648">
          <w:rPr>
            <w:noProof/>
            <w:webHidden/>
          </w:rPr>
        </w:r>
        <w:r w:rsidR="00506648">
          <w:rPr>
            <w:noProof/>
            <w:webHidden/>
          </w:rPr>
          <w:fldChar w:fldCharType="separate"/>
        </w:r>
        <w:r w:rsidR="00506648">
          <w:rPr>
            <w:noProof/>
            <w:webHidden/>
          </w:rPr>
          <w:t>2</w:t>
        </w:r>
        <w:r w:rsidR="00506648">
          <w:rPr>
            <w:noProof/>
            <w:webHidden/>
          </w:rPr>
          <w:fldChar w:fldCharType="end"/>
        </w:r>
      </w:hyperlink>
    </w:p>
    <w:p w14:paraId="35FB05CC"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09" w:history="1">
        <w:r w:rsidR="00506648" w:rsidRPr="00340B6C">
          <w:rPr>
            <w:rStyle w:val="Hyperlink"/>
            <w:noProof/>
            <w:lang w:val="vi-VN"/>
          </w:rPr>
          <w:t>1.4</w:t>
        </w:r>
        <w:r w:rsidR="00506648">
          <w:rPr>
            <w:rFonts w:asciiTheme="minorHAnsi" w:eastAsiaTheme="minorEastAsia" w:hAnsiTheme="minorHAnsi" w:cstheme="minorBidi"/>
            <w:noProof/>
            <w:sz w:val="22"/>
            <w:szCs w:val="22"/>
          </w:rPr>
          <w:tab/>
        </w:r>
        <w:r w:rsidR="00506648" w:rsidRPr="00340B6C">
          <w:rPr>
            <w:rStyle w:val="Hyperlink"/>
            <w:noProof/>
            <w:lang w:val="vi-VN"/>
          </w:rPr>
          <w:t>Nội dung nghiên cứu</w:t>
        </w:r>
        <w:r w:rsidR="00506648">
          <w:rPr>
            <w:noProof/>
            <w:webHidden/>
          </w:rPr>
          <w:tab/>
        </w:r>
        <w:r w:rsidR="00506648">
          <w:rPr>
            <w:noProof/>
            <w:webHidden/>
          </w:rPr>
          <w:fldChar w:fldCharType="begin"/>
        </w:r>
        <w:r w:rsidR="00506648">
          <w:rPr>
            <w:noProof/>
            <w:webHidden/>
          </w:rPr>
          <w:instrText xml:space="preserve"> PAGEREF _Toc45630109 \h </w:instrText>
        </w:r>
        <w:r w:rsidR="00506648">
          <w:rPr>
            <w:noProof/>
            <w:webHidden/>
          </w:rPr>
        </w:r>
        <w:r w:rsidR="00506648">
          <w:rPr>
            <w:noProof/>
            <w:webHidden/>
          </w:rPr>
          <w:fldChar w:fldCharType="separate"/>
        </w:r>
        <w:r w:rsidR="00506648">
          <w:rPr>
            <w:noProof/>
            <w:webHidden/>
          </w:rPr>
          <w:t>3</w:t>
        </w:r>
        <w:r w:rsidR="00506648">
          <w:rPr>
            <w:noProof/>
            <w:webHidden/>
          </w:rPr>
          <w:fldChar w:fldCharType="end"/>
        </w:r>
      </w:hyperlink>
    </w:p>
    <w:p w14:paraId="7A1A3C7F"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10" w:history="1">
        <w:r w:rsidR="00506648" w:rsidRPr="00340B6C">
          <w:rPr>
            <w:rStyle w:val="Hyperlink"/>
            <w:noProof/>
            <w:lang w:val="vi-VN"/>
          </w:rPr>
          <w:t>1.5</w:t>
        </w:r>
        <w:r w:rsidR="00506648">
          <w:rPr>
            <w:rFonts w:asciiTheme="minorHAnsi" w:eastAsiaTheme="minorEastAsia" w:hAnsiTheme="minorHAnsi" w:cstheme="minorBidi"/>
            <w:noProof/>
            <w:sz w:val="22"/>
            <w:szCs w:val="22"/>
          </w:rPr>
          <w:tab/>
        </w:r>
        <w:r w:rsidR="00506648" w:rsidRPr="00340B6C">
          <w:rPr>
            <w:rStyle w:val="Hyperlink"/>
            <w:noProof/>
            <w:lang w:val="vi-VN"/>
          </w:rPr>
          <w:t>Phương pháp nghiên cứu</w:t>
        </w:r>
        <w:r w:rsidR="00506648">
          <w:rPr>
            <w:noProof/>
            <w:webHidden/>
          </w:rPr>
          <w:tab/>
        </w:r>
        <w:r w:rsidR="00506648">
          <w:rPr>
            <w:noProof/>
            <w:webHidden/>
          </w:rPr>
          <w:fldChar w:fldCharType="begin"/>
        </w:r>
        <w:r w:rsidR="00506648">
          <w:rPr>
            <w:noProof/>
            <w:webHidden/>
          </w:rPr>
          <w:instrText xml:space="preserve"> PAGEREF _Toc45630110 \h </w:instrText>
        </w:r>
        <w:r w:rsidR="00506648">
          <w:rPr>
            <w:noProof/>
            <w:webHidden/>
          </w:rPr>
        </w:r>
        <w:r w:rsidR="00506648">
          <w:rPr>
            <w:noProof/>
            <w:webHidden/>
          </w:rPr>
          <w:fldChar w:fldCharType="separate"/>
        </w:r>
        <w:r w:rsidR="00506648">
          <w:rPr>
            <w:noProof/>
            <w:webHidden/>
          </w:rPr>
          <w:t>3</w:t>
        </w:r>
        <w:r w:rsidR="00506648">
          <w:rPr>
            <w:noProof/>
            <w:webHidden/>
          </w:rPr>
          <w:fldChar w:fldCharType="end"/>
        </w:r>
      </w:hyperlink>
    </w:p>
    <w:p w14:paraId="5B8FC8B9"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11" w:history="1">
        <w:r w:rsidR="00506648" w:rsidRPr="00340B6C">
          <w:rPr>
            <w:rStyle w:val="Hyperlink"/>
            <w:noProof/>
          </w:rPr>
          <w:t>1.6</w:t>
        </w:r>
        <w:r w:rsidR="00506648">
          <w:rPr>
            <w:rFonts w:asciiTheme="minorHAnsi" w:eastAsiaTheme="minorEastAsia" w:hAnsiTheme="minorHAnsi" w:cstheme="minorBidi"/>
            <w:noProof/>
            <w:sz w:val="22"/>
            <w:szCs w:val="22"/>
          </w:rPr>
          <w:tab/>
        </w:r>
        <w:r w:rsidR="00506648" w:rsidRPr="00340B6C">
          <w:rPr>
            <w:rStyle w:val="Hyperlink"/>
            <w:noProof/>
          </w:rPr>
          <w:t>Nghiên cứu liên quan</w:t>
        </w:r>
        <w:r w:rsidR="00506648">
          <w:rPr>
            <w:noProof/>
            <w:webHidden/>
          </w:rPr>
          <w:tab/>
        </w:r>
        <w:r w:rsidR="00506648">
          <w:rPr>
            <w:noProof/>
            <w:webHidden/>
          </w:rPr>
          <w:fldChar w:fldCharType="begin"/>
        </w:r>
        <w:r w:rsidR="00506648">
          <w:rPr>
            <w:noProof/>
            <w:webHidden/>
          </w:rPr>
          <w:instrText xml:space="preserve"> PAGEREF _Toc45630111 \h </w:instrText>
        </w:r>
        <w:r w:rsidR="00506648">
          <w:rPr>
            <w:noProof/>
            <w:webHidden/>
          </w:rPr>
        </w:r>
        <w:r w:rsidR="00506648">
          <w:rPr>
            <w:noProof/>
            <w:webHidden/>
          </w:rPr>
          <w:fldChar w:fldCharType="separate"/>
        </w:r>
        <w:r w:rsidR="00506648">
          <w:rPr>
            <w:noProof/>
            <w:webHidden/>
          </w:rPr>
          <w:t>4</w:t>
        </w:r>
        <w:r w:rsidR="00506648">
          <w:rPr>
            <w:noProof/>
            <w:webHidden/>
          </w:rPr>
          <w:fldChar w:fldCharType="end"/>
        </w:r>
      </w:hyperlink>
    </w:p>
    <w:p w14:paraId="36145353"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12" w:history="1">
        <w:r w:rsidR="00506648" w:rsidRPr="00340B6C">
          <w:rPr>
            <w:rStyle w:val="Hyperlink"/>
            <w:noProof/>
            <w:lang w:val="vi-VN"/>
          </w:rPr>
          <w:t>1.7</w:t>
        </w:r>
        <w:r w:rsidR="00506648">
          <w:rPr>
            <w:rFonts w:asciiTheme="minorHAnsi" w:eastAsiaTheme="minorEastAsia" w:hAnsiTheme="minorHAnsi" w:cstheme="minorBidi"/>
            <w:noProof/>
            <w:sz w:val="22"/>
            <w:szCs w:val="22"/>
          </w:rPr>
          <w:tab/>
        </w:r>
        <w:r w:rsidR="00506648" w:rsidRPr="00340B6C">
          <w:rPr>
            <w:rStyle w:val="Hyperlink"/>
            <w:noProof/>
            <w:lang w:val="vi-VN"/>
          </w:rPr>
          <w:t>Bố cục luận văn</w:t>
        </w:r>
        <w:r w:rsidR="00506648">
          <w:rPr>
            <w:noProof/>
            <w:webHidden/>
          </w:rPr>
          <w:tab/>
        </w:r>
        <w:r w:rsidR="00506648">
          <w:rPr>
            <w:noProof/>
            <w:webHidden/>
          </w:rPr>
          <w:fldChar w:fldCharType="begin"/>
        </w:r>
        <w:r w:rsidR="00506648">
          <w:rPr>
            <w:noProof/>
            <w:webHidden/>
          </w:rPr>
          <w:instrText xml:space="preserve"> PAGEREF _Toc45630112 \h </w:instrText>
        </w:r>
        <w:r w:rsidR="00506648">
          <w:rPr>
            <w:noProof/>
            <w:webHidden/>
          </w:rPr>
        </w:r>
        <w:r w:rsidR="00506648">
          <w:rPr>
            <w:noProof/>
            <w:webHidden/>
          </w:rPr>
          <w:fldChar w:fldCharType="separate"/>
        </w:r>
        <w:r w:rsidR="00506648">
          <w:rPr>
            <w:noProof/>
            <w:webHidden/>
          </w:rPr>
          <w:t>4</w:t>
        </w:r>
        <w:r w:rsidR="00506648">
          <w:rPr>
            <w:noProof/>
            <w:webHidden/>
          </w:rPr>
          <w:fldChar w:fldCharType="end"/>
        </w:r>
      </w:hyperlink>
    </w:p>
    <w:p w14:paraId="44CD6321"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13" w:history="1">
        <w:r w:rsidR="00506648" w:rsidRPr="00340B6C">
          <w:rPr>
            <w:rStyle w:val="Hyperlink"/>
            <w:noProof/>
            <w:lang w:val="vi-VN"/>
          </w:rPr>
          <w:t>CHƯƠNG 2: CƠ SỞ LÝ THUYẾT</w:t>
        </w:r>
        <w:r w:rsidR="00506648">
          <w:rPr>
            <w:noProof/>
            <w:webHidden/>
          </w:rPr>
          <w:tab/>
        </w:r>
        <w:r w:rsidR="00506648">
          <w:rPr>
            <w:noProof/>
            <w:webHidden/>
          </w:rPr>
          <w:fldChar w:fldCharType="begin"/>
        </w:r>
        <w:r w:rsidR="00506648">
          <w:rPr>
            <w:noProof/>
            <w:webHidden/>
          </w:rPr>
          <w:instrText xml:space="preserve"> PAGEREF _Toc45630113 \h </w:instrText>
        </w:r>
        <w:r w:rsidR="00506648">
          <w:rPr>
            <w:noProof/>
            <w:webHidden/>
          </w:rPr>
        </w:r>
        <w:r w:rsidR="00506648">
          <w:rPr>
            <w:noProof/>
            <w:webHidden/>
          </w:rPr>
          <w:fldChar w:fldCharType="separate"/>
        </w:r>
        <w:r w:rsidR="00506648">
          <w:rPr>
            <w:noProof/>
            <w:webHidden/>
          </w:rPr>
          <w:t>6</w:t>
        </w:r>
        <w:r w:rsidR="00506648">
          <w:rPr>
            <w:noProof/>
            <w:webHidden/>
          </w:rPr>
          <w:fldChar w:fldCharType="end"/>
        </w:r>
      </w:hyperlink>
    </w:p>
    <w:p w14:paraId="1660C9E0"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14" w:history="1">
        <w:r w:rsidR="00506648" w:rsidRPr="00340B6C">
          <w:rPr>
            <w:rStyle w:val="Hyperlink"/>
            <w:noProof/>
            <w:lang w:val="vi-VN"/>
          </w:rPr>
          <w:t>2.1</w:t>
        </w:r>
        <w:r w:rsidR="00506648">
          <w:rPr>
            <w:rFonts w:asciiTheme="minorHAnsi" w:eastAsiaTheme="minorEastAsia" w:hAnsiTheme="minorHAnsi" w:cstheme="minorBidi"/>
            <w:noProof/>
            <w:sz w:val="22"/>
            <w:szCs w:val="22"/>
          </w:rPr>
          <w:tab/>
        </w:r>
        <w:r w:rsidR="00506648" w:rsidRPr="00340B6C">
          <w:rPr>
            <w:rStyle w:val="Hyperlink"/>
            <w:noProof/>
            <w:lang w:val="vi-VN"/>
          </w:rPr>
          <w:t>Phân tích ý kiến</w:t>
        </w:r>
        <w:r w:rsidR="00506648">
          <w:rPr>
            <w:noProof/>
            <w:webHidden/>
          </w:rPr>
          <w:tab/>
        </w:r>
        <w:r w:rsidR="00506648">
          <w:rPr>
            <w:noProof/>
            <w:webHidden/>
          </w:rPr>
          <w:fldChar w:fldCharType="begin"/>
        </w:r>
        <w:r w:rsidR="00506648">
          <w:rPr>
            <w:noProof/>
            <w:webHidden/>
          </w:rPr>
          <w:instrText xml:space="preserve"> PAGEREF _Toc45630114 \h </w:instrText>
        </w:r>
        <w:r w:rsidR="00506648">
          <w:rPr>
            <w:noProof/>
            <w:webHidden/>
          </w:rPr>
        </w:r>
        <w:r w:rsidR="00506648">
          <w:rPr>
            <w:noProof/>
            <w:webHidden/>
          </w:rPr>
          <w:fldChar w:fldCharType="separate"/>
        </w:r>
        <w:r w:rsidR="00506648">
          <w:rPr>
            <w:noProof/>
            <w:webHidden/>
          </w:rPr>
          <w:t>6</w:t>
        </w:r>
        <w:r w:rsidR="00506648">
          <w:rPr>
            <w:noProof/>
            <w:webHidden/>
          </w:rPr>
          <w:fldChar w:fldCharType="end"/>
        </w:r>
      </w:hyperlink>
    </w:p>
    <w:p w14:paraId="1A2D4489"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15" w:history="1">
        <w:r w:rsidR="00506648" w:rsidRPr="00340B6C">
          <w:rPr>
            <w:rStyle w:val="Hyperlink"/>
            <w:noProof/>
            <w:lang w:val="vi-VN"/>
          </w:rPr>
          <w:t>2.2</w:t>
        </w:r>
        <w:r w:rsidR="00506648">
          <w:rPr>
            <w:rFonts w:asciiTheme="minorHAnsi" w:eastAsiaTheme="minorEastAsia" w:hAnsiTheme="minorHAnsi" w:cstheme="minorBidi"/>
            <w:noProof/>
            <w:sz w:val="22"/>
            <w:szCs w:val="22"/>
          </w:rPr>
          <w:tab/>
        </w:r>
        <w:r w:rsidR="00506648" w:rsidRPr="00340B6C">
          <w:rPr>
            <w:rStyle w:val="Hyperlink"/>
            <w:noProof/>
            <w:lang w:val="vi-VN"/>
          </w:rPr>
          <w:t>Phân tích cảm xúc</w:t>
        </w:r>
        <w:r w:rsidR="00506648">
          <w:rPr>
            <w:noProof/>
            <w:webHidden/>
          </w:rPr>
          <w:tab/>
        </w:r>
        <w:r w:rsidR="00506648">
          <w:rPr>
            <w:noProof/>
            <w:webHidden/>
          </w:rPr>
          <w:fldChar w:fldCharType="begin"/>
        </w:r>
        <w:r w:rsidR="00506648">
          <w:rPr>
            <w:noProof/>
            <w:webHidden/>
          </w:rPr>
          <w:instrText xml:space="preserve"> PAGEREF _Toc45630115 \h </w:instrText>
        </w:r>
        <w:r w:rsidR="00506648">
          <w:rPr>
            <w:noProof/>
            <w:webHidden/>
          </w:rPr>
        </w:r>
        <w:r w:rsidR="00506648">
          <w:rPr>
            <w:noProof/>
            <w:webHidden/>
          </w:rPr>
          <w:fldChar w:fldCharType="separate"/>
        </w:r>
        <w:r w:rsidR="00506648">
          <w:rPr>
            <w:noProof/>
            <w:webHidden/>
          </w:rPr>
          <w:t>8</w:t>
        </w:r>
        <w:r w:rsidR="00506648">
          <w:rPr>
            <w:noProof/>
            <w:webHidden/>
          </w:rPr>
          <w:fldChar w:fldCharType="end"/>
        </w:r>
      </w:hyperlink>
    </w:p>
    <w:p w14:paraId="55AAEB0C"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16" w:history="1">
        <w:r w:rsidR="00506648" w:rsidRPr="00340B6C">
          <w:rPr>
            <w:rStyle w:val="Hyperlink"/>
            <w:i/>
            <w:noProof/>
            <w:lang w:val="vi-VN"/>
          </w:rPr>
          <w:t>2.2.1</w:t>
        </w:r>
        <w:r w:rsidR="00506648">
          <w:rPr>
            <w:rFonts w:asciiTheme="minorHAnsi" w:eastAsiaTheme="minorEastAsia" w:hAnsiTheme="minorHAnsi" w:cstheme="minorBidi"/>
            <w:noProof/>
            <w:sz w:val="22"/>
            <w:szCs w:val="22"/>
          </w:rPr>
          <w:tab/>
        </w:r>
        <w:r w:rsidR="00506648" w:rsidRPr="00340B6C">
          <w:rPr>
            <w:rStyle w:val="Hyperlink"/>
            <w:i/>
            <w:noProof/>
            <w:lang w:val="vi-VN"/>
          </w:rPr>
          <w:t>Phương pháp phân lớp Naïve Bayes</w:t>
        </w:r>
        <w:r w:rsidR="00506648">
          <w:rPr>
            <w:noProof/>
            <w:webHidden/>
          </w:rPr>
          <w:tab/>
        </w:r>
        <w:r w:rsidR="00506648">
          <w:rPr>
            <w:noProof/>
            <w:webHidden/>
          </w:rPr>
          <w:fldChar w:fldCharType="begin"/>
        </w:r>
        <w:r w:rsidR="00506648">
          <w:rPr>
            <w:noProof/>
            <w:webHidden/>
          </w:rPr>
          <w:instrText xml:space="preserve"> PAGEREF _Toc45630116 \h </w:instrText>
        </w:r>
        <w:r w:rsidR="00506648">
          <w:rPr>
            <w:noProof/>
            <w:webHidden/>
          </w:rPr>
        </w:r>
        <w:r w:rsidR="00506648">
          <w:rPr>
            <w:noProof/>
            <w:webHidden/>
          </w:rPr>
          <w:fldChar w:fldCharType="separate"/>
        </w:r>
        <w:r w:rsidR="00506648">
          <w:rPr>
            <w:noProof/>
            <w:webHidden/>
          </w:rPr>
          <w:t>10</w:t>
        </w:r>
        <w:r w:rsidR="00506648">
          <w:rPr>
            <w:noProof/>
            <w:webHidden/>
          </w:rPr>
          <w:fldChar w:fldCharType="end"/>
        </w:r>
      </w:hyperlink>
    </w:p>
    <w:p w14:paraId="19081CCE"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17" w:history="1">
        <w:r w:rsidR="00506648" w:rsidRPr="00340B6C">
          <w:rPr>
            <w:rStyle w:val="Hyperlink"/>
            <w:i/>
            <w:noProof/>
            <w:lang w:val="vi-VN"/>
          </w:rPr>
          <w:t>2.2.2</w:t>
        </w:r>
        <w:r w:rsidR="00506648">
          <w:rPr>
            <w:rFonts w:asciiTheme="minorHAnsi" w:eastAsiaTheme="minorEastAsia" w:hAnsiTheme="minorHAnsi" w:cstheme="minorBidi"/>
            <w:noProof/>
            <w:sz w:val="22"/>
            <w:szCs w:val="22"/>
          </w:rPr>
          <w:tab/>
        </w:r>
        <w:r w:rsidR="00506648" w:rsidRPr="00340B6C">
          <w:rPr>
            <w:rStyle w:val="Hyperlink"/>
            <w:i/>
            <w:noProof/>
            <w:lang w:val="vi-VN"/>
          </w:rPr>
          <w:t>Phương pháp phân lớp SVM (support vector machines)</w:t>
        </w:r>
        <w:r w:rsidR="00506648">
          <w:rPr>
            <w:noProof/>
            <w:webHidden/>
          </w:rPr>
          <w:tab/>
        </w:r>
        <w:r w:rsidR="00506648">
          <w:rPr>
            <w:noProof/>
            <w:webHidden/>
          </w:rPr>
          <w:fldChar w:fldCharType="begin"/>
        </w:r>
        <w:r w:rsidR="00506648">
          <w:rPr>
            <w:noProof/>
            <w:webHidden/>
          </w:rPr>
          <w:instrText xml:space="preserve"> PAGEREF _Toc45630117 \h </w:instrText>
        </w:r>
        <w:r w:rsidR="00506648">
          <w:rPr>
            <w:noProof/>
            <w:webHidden/>
          </w:rPr>
        </w:r>
        <w:r w:rsidR="00506648">
          <w:rPr>
            <w:noProof/>
            <w:webHidden/>
          </w:rPr>
          <w:fldChar w:fldCharType="separate"/>
        </w:r>
        <w:r w:rsidR="00506648">
          <w:rPr>
            <w:noProof/>
            <w:webHidden/>
          </w:rPr>
          <w:t>11</w:t>
        </w:r>
        <w:r w:rsidR="00506648">
          <w:rPr>
            <w:noProof/>
            <w:webHidden/>
          </w:rPr>
          <w:fldChar w:fldCharType="end"/>
        </w:r>
      </w:hyperlink>
    </w:p>
    <w:p w14:paraId="6745BE76"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18" w:history="1">
        <w:r w:rsidR="00506648" w:rsidRPr="00340B6C">
          <w:rPr>
            <w:rStyle w:val="Hyperlink"/>
            <w:i/>
            <w:noProof/>
            <w:lang w:val="vi-VN"/>
          </w:rPr>
          <w:t>2.2.3</w:t>
        </w:r>
        <w:r w:rsidR="00506648">
          <w:rPr>
            <w:rFonts w:asciiTheme="minorHAnsi" w:eastAsiaTheme="minorEastAsia" w:hAnsiTheme="minorHAnsi" w:cstheme="minorBidi"/>
            <w:noProof/>
            <w:sz w:val="22"/>
            <w:szCs w:val="22"/>
          </w:rPr>
          <w:tab/>
        </w:r>
        <w:r w:rsidR="00506648" w:rsidRPr="00340B6C">
          <w:rPr>
            <w:rStyle w:val="Hyperlink"/>
            <w:i/>
            <w:noProof/>
            <w:lang w:val="vi-VN"/>
          </w:rPr>
          <w:t>Phương pháp K-Nearest Neighbor (KNN)</w:t>
        </w:r>
        <w:r w:rsidR="00506648">
          <w:rPr>
            <w:noProof/>
            <w:webHidden/>
          </w:rPr>
          <w:tab/>
        </w:r>
        <w:r w:rsidR="00506648">
          <w:rPr>
            <w:noProof/>
            <w:webHidden/>
          </w:rPr>
          <w:fldChar w:fldCharType="begin"/>
        </w:r>
        <w:r w:rsidR="00506648">
          <w:rPr>
            <w:noProof/>
            <w:webHidden/>
          </w:rPr>
          <w:instrText xml:space="preserve"> PAGEREF _Toc45630118 \h </w:instrText>
        </w:r>
        <w:r w:rsidR="00506648">
          <w:rPr>
            <w:noProof/>
            <w:webHidden/>
          </w:rPr>
        </w:r>
        <w:r w:rsidR="00506648">
          <w:rPr>
            <w:noProof/>
            <w:webHidden/>
          </w:rPr>
          <w:fldChar w:fldCharType="separate"/>
        </w:r>
        <w:r w:rsidR="00506648">
          <w:rPr>
            <w:noProof/>
            <w:webHidden/>
          </w:rPr>
          <w:t>14</w:t>
        </w:r>
        <w:r w:rsidR="00506648">
          <w:rPr>
            <w:noProof/>
            <w:webHidden/>
          </w:rPr>
          <w:fldChar w:fldCharType="end"/>
        </w:r>
      </w:hyperlink>
    </w:p>
    <w:p w14:paraId="79A89479"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19" w:history="1">
        <w:r w:rsidR="00506648" w:rsidRPr="00340B6C">
          <w:rPr>
            <w:rStyle w:val="Hyperlink"/>
            <w:i/>
            <w:noProof/>
            <w:lang w:val="vi-VN"/>
          </w:rPr>
          <w:t>2.2.4</w:t>
        </w:r>
        <w:r w:rsidR="00506648">
          <w:rPr>
            <w:rFonts w:asciiTheme="minorHAnsi" w:eastAsiaTheme="minorEastAsia" w:hAnsiTheme="minorHAnsi" w:cstheme="minorBidi"/>
            <w:noProof/>
            <w:sz w:val="22"/>
            <w:szCs w:val="22"/>
          </w:rPr>
          <w:tab/>
        </w:r>
        <w:r w:rsidR="00506648" w:rsidRPr="00340B6C">
          <w:rPr>
            <w:rStyle w:val="Hyperlink"/>
            <w:i/>
            <w:noProof/>
            <w:lang w:val="vi-VN"/>
          </w:rPr>
          <w:t>Phương pháp Phương pháp Linear Least Square Fit (LLSF)</w:t>
        </w:r>
        <w:r w:rsidR="00506648">
          <w:rPr>
            <w:noProof/>
            <w:webHidden/>
          </w:rPr>
          <w:tab/>
        </w:r>
        <w:r w:rsidR="00506648">
          <w:rPr>
            <w:noProof/>
            <w:webHidden/>
          </w:rPr>
          <w:fldChar w:fldCharType="begin"/>
        </w:r>
        <w:r w:rsidR="00506648">
          <w:rPr>
            <w:noProof/>
            <w:webHidden/>
          </w:rPr>
          <w:instrText xml:space="preserve"> PAGEREF _Toc45630119 \h </w:instrText>
        </w:r>
        <w:r w:rsidR="00506648">
          <w:rPr>
            <w:noProof/>
            <w:webHidden/>
          </w:rPr>
        </w:r>
        <w:r w:rsidR="00506648">
          <w:rPr>
            <w:noProof/>
            <w:webHidden/>
          </w:rPr>
          <w:fldChar w:fldCharType="separate"/>
        </w:r>
        <w:r w:rsidR="00506648">
          <w:rPr>
            <w:noProof/>
            <w:webHidden/>
          </w:rPr>
          <w:t>19</w:t>
        </w:r>
        <w:r w:rsidR="00506648">
          <w:rPr>
            <w:noProof/>
            <w:webHidden/>
          </w:rPr>
          <w:fldChar w:fldCharType="end"/>
        </w:r>
      </w:hyperlink>
    </w:p>
    <w:p w14:paraId="5354DD78"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0" w:history="1">
        <w:r w:rsidR="00506648" w:rsidRPr="00340B6C">
          <w:rPr>
            <w:rStyle w:val="Hyperlink"/>
            <w:i/>
            <w:noProof/>
            <w:lang w:val="vi-VN"/>
          </w:rPr>
          <w:t>2.2.5</w:t>
        </w:r>
        <w:r w:rsidR="00506648">
          <w:rPr>
            <w:rFonts w:asciiTheme="minorHAnsi" w:eastAsiaTheme="minorEastAsia" w:hAnsiTheme="minorHAnsi" w:cstheme="minorBidi"/>
            <w:noProof/>
            <w:sz w:val="22"/>
            <w:szCs w:val="22"/>
          </w:rPr>
          <w:tab/>
        </w:r>
        <w:r w:rsidR="00506648" w:rsidRPr="00340B6C">
          <w:rPr>
            <w:rStyle w:val="Hyperlink"/>
            <w:i/>
            <w:noProof/>
            <w:lang w:val="vi-VN"/>
          </w:rPr>
          <w:t>Phương pháp Entropy cực đại</w:t>
        </w:r>
        <w:r w:rsidR="00506648">
          <w:rPr>
            <w:noProof/>
            <w:webHidden/>
          </w:rPr>
          <w:tab/>
        </w:r>
        <w:r w:rsidR="00506648">
          <w:rPr>
            <w:noProof/>
            <w:webHidden/>
          </w:rPr>
          <w:fldChar w:fldCharType="begin"/>
        </w:r>
        <w:r w:rsidR="00506648">
          <w:rPr>
            <w:noProof/>
            <w:webHidden/>
          </w:rPr>
          <w:instrText xml:space="preserve"> PAGEREF _Toc45630120 \h </w:instrText>
        </w:r>
        <w:r w:rsidR="00506648">
          <w:rPr>
            <w:noProof/>
            <w:webHidden/>
          </w:rPr>
        </w:r>
        <w:r w:rsidR="00506648">
          <w:rPr>
            <w:noProof/>
            <w:webHidden/>
          </w:rPr>
          <w:fldChar w:fldCharType="separate"/>
        </w:r>
        <w:r w:rsidR="00506648">
          <w:rPr>
            <w:noProof/>
            <w:webHidden/>
          </w:rPr>
          <w:t>20</w:t>
        </w:r>
        <w:r w:rsidR="00506648">
          <w:rPr>
            <w:noProof/>
            <w:webHidden/>
          </w:rPr>
          <w:fldChar w:fldCharType="end"/>
        </w:r>
      </w:hyperlink>
    </w:p>
    <w:p w14:paraId="79C113A4"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1" w:history="1">
        <w:r w:rsidR="00506648" w:rsidRPr="00340B6C">
          <w:rPr>
            <w:rStyle w:val="Hyperlink"/>
            <w:i/>
            <w:noProof/>
            <w:lang w:val="vi-VN"/>
          </w:rPr>
          <w:t>2.2.6</w:t>
        </w:r>
        <w:r w:rsidR="00506648">
          <w:rPr>
            <w:rFonts w:asciiTheme="minorHAnsi" w:eastAsiaTheme="minorEastAsia" w:hAnsiTheme="minorHAnsi" w:cstheme="minorBidi"/>
            <w:noProof/>
            <w:sz w:val="22"/>
            <w:szCs w:val="22"/>
          </w:rPr>
          <w:tab/>
        </w:r>
        <w:r w:rsidR="00506648" w:rsidRPr="00340B6C">
          <w:rPr>
            <w:rStyle w:val="Hyperlink"/>
            <w:i/>
            <w:noProof/>
            <w:lang w:val="vi-VN"/>
          </w:rPr>
          <w:t>Phương pháp cây quyết định</w:t>
        </w:r>
        <w:r w:rsidR="00506648">
          <w:rPr>
            <w:noProof/>
            <w:webHidden/>
          </w:rPr>
          <w:tab/>
        </w:r>
        <w:r w:rsidR="00506648">
          <w:rPr>
            <w:noProof/>
            <w:webHidden/>
          </w:rPr>
          <w:fldChar w:fldCharType="begin"/>
        </w:r>
        <w:r w:rsidR="00506648">
          <w:rPr>
            <w:noProof/>
            <w:webHidden/>
          </w:rPr>
          <w:instrText xml:space="preserve"> PAGEREF _Toc45630121 \h </w:instrText>
        </w:r>
        <w:r w:rsidR="00506648">
          <w:rPr>
            <w:noProof/>
            <w:webHidden/>
          </w:rPr>
        </w:r>
        <w:r w:rsidR="00506648">
          <w:rPr>
            <w:noProof/>
            <w:webHidden/>
          </w:rPr>
          <w:fldChar w:fldCharType="separate"/>
        </w:r>
        <w:r w:rsidR="00506648">
          <w:rPr>
            <w:noProof/>
            <w:webHidden/>
          </w:rPr>
          <w:t>21</w:t>
        </w:r>
        <w:r w:rsidR="00506648">
          <w:rPr>
            <w:noProof/>
            <w:webHidden/>
          </w:rPr>
          <w:fldChar w:fldCharType="end"/>
        </w:r>
      </w:hyperlink>
    </w:p>
    <w:p w14:paraId="7F1B6C9E"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22" w:history="1">
        <w:r w:rsidR="00506648" w:rsidRPr="00340B6C">
          <w:rPr>
            <w:rStyle w:val="Hyperlink"/>
            <w:noProof/>
            <w:lang w:val="vi-VN"/>
          </w:rPr>
          <w:t>2.3</w:t>
        </w:r>
        <w:r w:rsidR="00506648">
          <w:rPr>
            <w:rFonts w:asciiTheme="minorHAnsi" w:eastAsiaTheme="minorEastAsia" w:hAnsiTheme="minorHAnsi" w:cstheme="minorBidi"/>
            <w:noProof/>
            <w:sz w:val="22"/>
            <w:szCs w:val="22"/>
          </w:rPr>
          <w:tab/>
        </w:r>
        <w:r w:rsidR="00506648" w:rsidRPr="00340B6C">
          <w:rPr>
            <w:rStyle w:val="Hyperlink"/>
            <w:noProof/>
            <w:lang w:val="vi-VN"/>
          </w:rPr>
          <w:t>Phân lớp câu chủ quan</w:t>
        </w:r>
        <w:r w:rsidR="00506648">
          <w:rPr>
            <w:noProof/>
            <w:webHidden/>
          </w:rPr>
          <w:tab/>
        </w:r>
        <w:r w:rsidR="00506648">
          <w:rPr>
            <w:noProof/>
            <w:webHidden/>
          </w:rPr>
          <w:fldChar w:fldCharType="begin"/>
        </w:r>
        <w:r w:rsidR="00506648">
          <w:rPr>
            <w:noProof/>
            <w:webHidden/>
          </w:rPr>
          <w:instrText xml:space="preserve"> PAGEREF _Toc45630122 \h </w:instrText>
        </w:r>
        <w:r w:rsidR="00506648">
          <w:rPr>
            <w:noProof/>
            <w:webHidden/>
          </w:rPr>
        </w:r>
        <w:r w:rsidR="00506648">
          <w:rPr>
            <w:noProof/>
            <w:webHidden/>
          </w:rPr>
          <w:fldChar w:fldCharType="separate"/>
        </w:r>
        <w:r w:rsidR="00506648">
          <w:rPr>
            <w:noProof/>
            <w:webHidden/>
          </w:rPr>
          <w:t>22</w:t>
        </w:r>
        <w:r w:rsidR="00506648">
          <w:rPr>
            <w:noProof/>
            <w:webHidden/>
          </w:rPr>
          <w:fldChar w:fldCharType="end"/>
        </w:r>
      </w:hyperlink>
    </w:p>
    <w:p w14:paraId="5A22D4EB"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23" w:history="1">
        <w:r w:rsidR="00506648" w:rsidRPr="00340B6C">
          <w:rPr>
            <w:rStyle w:val="Hyperlink"/>
            <w:noProof/>
            <w:lang w:val="vi-VN"/>
          </w:rPr>
          <w:t>2.4</w:t>
        </w:r>
        <w:r w:rsidR="00506648">
          <w:rPr>
            <w:rFonts w:asciiTheme="minorHAnsi" w:eastAsiaTheme="minorEastAsia" w:hAnsiTheme="minorHAnsi" w:cstheme="minorBidi"/>
            <w:noProof/>
            <w:sz w:val="22"/>
            <w:szCs w:val="22"/>
          </w:rPr>
          <w:tab/>
        </w:r>
        <w:r w:rsidR="00506648" w:rsidRPr="00340B6C">
          <w:rPr>
            <w:rStyle w:val="Hyperlink"/>
            <w:noProof/>
          </w:rPr>
          <w:t>Phương pháp b</w:t>
        </w:r>
        <w:r w:rsidR="00506648" w:rsidRPr="00340B6C">
          <w:rPr>
            <w:rStyle w:val="Hyperlink"/>
            <w:noProof/>
            <w:lang w:val="vi-VN"/>
          </w:rPr>
          <w:t>iễu diễn văn bản</w:t>
        </w:r>
        <w:r w:rsidR="00506648">
          <w:rPr>
            <w:noProof/>
            <w:webHidden/>
          </w:rPr>
          <w:tab/>
        </w:r>
        <w:r w:rsidR="00506648">
          <w:rPr>
            <w:noProof/>
            <w:webHidden/>
          </w:rPr>
          <w:fldChar w:fldCharType="begin"/>
        </w:r>
        <w:r w:rsidR="00506648">
          <w:rPr>
            <w:noProof/>
            <w:webHidden/>
          </w:rPr>
          <w:instrText xml:space="preserve"> PAGEREF _Toc45630123 \h </w:instrText>
        </w:r>
        <w:r w:rsidR="00506648">
          <w:rPr>
            <w:noProof/>
            <w:webHidden/>
          </w:rPr>
        </w:r>
        <w:r w:rsidR="00506648">
          <w:rPr>
            <w:noProof/>
            <w:webHidden/>
          </w:rPr>
          <w:fldChar w:fldCharType="separate"/>
        </w:r>
        <w:r w:rsidR="00506648">
          <w:rPr>
            <w:noProof/>
            <w:webHidden/>
          </w:rPr>
          <w:t>24</w:t>
        </w:r>
        <w:r w:rsidR="00506648">
          <w:rPr>
            <w:noProof/>
            <w:webHidden/>
          </w:rPr>
          <w:fldChar w:fldCharType="end"/>
        </w:r>
      </w:hyperlink>
    </w:p>
    <w:p w14:paraId="054F2E64"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4" w:history="1">
        <w:r w:rsidR="00506648" w:rsidRPr="00340B6C">
          <w:rPr>
            <w:rStyle w:val="Hyperlink"/>
            <w:i/>
            <w:noProof/>
            <w:lang w:val="vi-VN"/>
          </w:rPr>
          <w:t>2.4.1</w:t>
        </w:r>
        <w:r w:rsidR="00506648">
          <w:rPr>
            <w:rFonts w:asciiTheme="minorHAnsi" w:eastAsiaTheme="minorEastAsia" w:hAnsiTheme="minorHAnsi" w:cstheme="minorBidi"/>
            <w:noProof/>
            <w:sz w:val="22"/>
            <w:szCs w:val="22"/>
          </w:rPr>
          <w:tab/>
        </w:r>
        <w:r w:rsidR="00506648" w:rsidRPr="00340B6C">
          <w:rPr>
            <w:rStyle w:val="Hyperlink"/>
            <w:i/>
            <w:noProof/>
            <w:lang w:val="vi-VN"/>
          </w:rPr>
          <w:t>Mô hình logic</w:t>
        </w:r>
        <w:r w:rsidR="00506648">
          <w:rPr>
            <w:noProof/>
            <w:webHidden/>
          </w:rPr>
          <w:tab/>
        </w:r>
        <w:r w:rsidR="00506648">
          <w:rPr>
            <w:noProof/>
            <w:webHidden/>
          </w:rPr>
          <w:fldChar w:fldCharType="begin"/>
        </w:r>
        <w:r w:rsidR="00506648">
          <w:rPr>
            <w:noProof/>
            <w:webHidden/>
          </w:rPr>
          <w:instrText xml:space="preserve"> PAGEREF _Toc45630124 \h </w:instrText>
        </w:r>
        <w:r w:rsidR="00506648">
          <w:rPr>
            <w:noProof/>
            <w:webHidden/>
          </w:rPr>
        </w:r>
        <w:r w:rsidR="00506648">
          <w:rPr>
            <w:noProof/>
            <w:webHidden/>
          </w:rPr>
          <w:fldChar w:fldCharType="separate"/>
        </w:r>
        <w:r w:rsidR="00506648">
          <w:rPr>
            <w:noProof/>
            <w:webHidden/>
          </w:rPr>
          <w:t>24</w:t>
        </w:r>
        <w:r w:rsidR="00506648">
          <w:rPr>
            <w:noProof/>
            <w:webHidden/>
          </w:rPr>
          <w:fldChar w:fldCharType="end"/>
        </w:r>
      </w:hyperlink>
    </w:p>
    <w:p w14:paraId="49B35ED6"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5" w:history="1">
        <w:r w:rsidR="00506648" w:rsidRPr="00340B6C">
          <w:rPr>
            <w:rStyle w:val="Hyperlink"/>
            <w:i/>
            <w:noProof/>
            <w:lang w:val="vi-VN"/>
          </w:rPr>
          <w:t>2.4.2</w:t>
        </w:r>
        <w:r w:rsidR="00506648">
          <w:rPr>
            <w:rFonts w:asciiTheme="minorHAnsi" w:eastAsiaTheme="minorEastAsia" w:hAnsiTheme="minorHAnsi" w:cstheme="minorBidi"/>
            <w:noProof/>
            <w:sz w:val="22"/>
            <w:szCs w:val="22"/>
          </w:rPr>
          <w:tab/>
        </w:r>
        <w:r w:rsidR="00506648" w:rsidRPr="00340B6C">
          <w:rPr>
            <w:rStyle w:val="Hyperlink"/>
            <w:i/>
            <w:noProof/>
            <w:lang w:val="vi-VN"/>
          </w:rPr>
          <w:t>Mô hình phân tích cú pháp</w:t>
        </w:r>
        <w:r w:rsidR="00506648">
          <w:rPr>
            <w:noProof/>
            <w:webHidden/>
          </w:rPr>
          <w:tab/>
        </w:r>
        <w:r w:rsidR="00506648">
          <w:rPr>
            <w:noProof/>
            <w:webHidden/>
          </w:rPr>
          <w:fldChar w:fldCharType="begin"/>
        </w:r>
        <w:r w:rsidR="00506648">
          <w:rPr>
            <w:noProof/>
            <w:webHidden/>
          </w:rPr>
          <w:instrText xml:space="preserve"> PAGEREF _Toc45630125 \h </w:instrText>
        </w:r>
        <w:r w:rsidR="00506648">
          <w:rPr>
            <w:noProof/>
            <w:webHidden/>
          </w:rPr>
        </w:r>
        <w:r w:rsidR="00506648">
          <w:rPr>
            <w:noProof/>
            <w:webHidden/>
          </w:rPr>
          <w:fldChar w:fldCharType="separate"/>
        </w:r>
        <w:r w:rsidR="00506648">
          <w:rPr>
            <w:noProof/>
            <w:webHidden/>
          </w:rPr>
          <w:t>26</w:t>
        </w:r>
        <w:r w:rsidR="00506648">
          <w:rPr>
            <w:noProof/>
            <w:webHidden/>
          </w:rPr>
          <w:fldChar w:fldCharType="end"/>
        </w:r>
      </w:hyperlink>
    </w:p>
    <w:p w14:paraId="014A0D8A"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6" w:history="1">
        <w:r w:rsidR="00506648" w:rsidRPr="00340B6C">
          <w:rPr>
            <w:rStyle w:val="Hyperlink"/>
            <w:i/>
            <w:noProof/>
            <w:lang w:val="vi-VN"/>
          </w:rPr>
          <w:t>2.4.3</w:t>
        </w:r>
        <w:r w:rsidR="00506648">
          <w:rPr>
            <w:rFonts w:asciiTheme="minorHAnsi" w:eastAsiaTheme="minorEastAsia" w:hAnsiTheme="minorHAnsi" w:cstheme="minorBidi"/>
            <w:noProof/>
            <w:sz w:val="22"/>
            <w:szCs w:val="22"/>
          </w:rPr>
          <w:tab/>
        </w:r>
        <w:r w:rsidR="00506648" w:rsidRPr="00340B6C">
          <w:rPr>
            <w:rStyle w:val="Hyperlink"/>
            <w:i/>
            <w:noProof/>
            <w:lang w:val="vi-VN"/>
          </w:rPr>
          <w:t>Mô hình không gian vector</w:t>
        </w:r>
        <w:r w:rsidR="00506648">
          <w:rPr>
            <w:noProof/>
            <w:webHidden/>
          </w:rPr>
          <w:tab/>
        </w:r>
        <w:r w:rsidR="00506648">
          <w:rPr>
            <w:noProof/>
            <w:webHidden/>
          </w:rPr>
          <w:fldChar w:fldCharType="begin"/>
        </w:r>
        <w:r w:rsidR="00506648">
          <w:rPr>
            <w:noProof/>
            <w:webHidden/>
          </w:rPr>
          <w:instrText xml:space="preserve"> PAGEREF _Toc45630126 \h </w:instrText>
        </w:r>
        <w:r w:rsidR="00506648">
          <w:rPr>
            <w:noProof/>
            <w:webHidden/>
          </w:rPr>
        </w:r>
        <w:r w:rsidR="00506648">
          <w:rPr>
            <w:noProof/>
            <w:webHidden/>
          </w:rPr>
          <w:fldChar w:fldCharType="separate"/>
        </w:r>
        <w:r w:rsidR="00506648">
          <w:rPr>
            <w:noProof/>
            <w:webHidden/>
          </w:rPr>
          <w:t>27</w:t>
        </w:r>
        <w:r w:rsidR="00506648">
          <w:rPr>
            <w:noProof/>
            <w:webHidden/>
          </w:rPr>
          <w:fldChar w:fldCharType="end"/>
        </w:r>
      </w:hyperlink>
    </w:p>
    <w:p w14:paraId="10F619CA"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7" w:history="1">
        <w:r w:rsidR="00506648" w:rsidRPr="00340B6C">
          <w:rPr>
            <w:rStyle w:val="Hyperlink"/>
            <w:i/>
            <w:noProof/>
            <w:lang w:val="vi-VN"/>
          </w:rPr>
          <w:t>2.4.4</w:t>
        </w:r>
        <w:r w:rsidR="00506648">
          <w:rPr>
            <w:rFonts w:asciiTheme="minorHAnsi" w:eastAsiaTheme="minorEastAsia" w:hAnsiTheme="minorHAnsi" w:cstheme="minorBidi"/>
            <w:noProof/>
            <w:sz w:val="22"/>
            <w:szCs w:val="22"/>
          </w:rPr>
          <w:tab/>
        </w:r>
        <w:r w:rsidR="00506648" w:rsidRPr="00340B6C">
          <w:rPr>
            <w:rStyle w:val="Hyperlink"/>
            <w:i/>
            <w:noProof/>
            <w:lang w:val="vi-VN"/>
          </w:rPr>
          <w:t>Mô hình đồ thị</w:t>
        </w:r>
        <w:r w:rsidR="00506648">
          <w:rPr>
            <w:noProof/>
            <w:webHidden/>
          </w:rPr>
          <w:tab/>
        </w:r>
        <w:r w:rsidR="00506648">
          <w:rPr>
            <w:noProof/>
            <w:webHidden/>
          </w:rPr>
          <w:fldChar w:fldCharType="begin"/>
        </w:r>
        <w:r w:rsidR="00506648">
          <w:rPr>
            <w:noProof/>
            <w:webHidden/>
          </w:rPr>
          <w:instrText xml:space="preserve"> PAGEREF _Toc45630127 \h </w:instrText>
        </w:r>
        <w:r w:rsidR="00506648">
          <w:rPr>
            <w:noProof/>
            <w:webHidden/>
          </w:rPr>
        </w:r>
        <w:r w:rsidR="00506648">
          <w:rPr>
            <w:noProof/>
            <w:webHidden/>
          </w:rPr>
          <w:fldChar w:fldCharType="separate"/>
        </w:r>
        <w:r w:rsidR="00506648">
          <w:rPr>
            <w:noProof/>
            <w:webHidden/>
          </w:rPr>
          <w:t>33</w:t>
        </w:r>
        <w:r w:rsidR="00506648">
          <w:rPr>
            <w:noProof/>
            <w:webHidden/>
          </w:rPr>
          <w:fldChar w:fldCharType="end"/>
        </w:r>
      </w:hyperlink>
    </w:p>
    <w:p w14:paraId="4C4805C4"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28" w:history="1">
        <w:r w:rsidR="00506648" w:rsidRPr="00340B6C">
          <w:rPr>
            <w:rStyle w:val="Hyperlink"/>
            <w:i/>
            <w:noProof/>
            <w:lang w:val="vi-VN"/>
          </w:rPr>
          <w:t>2.4.5</w:t>
        </w:r>
        <w:r w:rsidR="00506648">
          <w:rPr>
            <w:rFonts w:asciiTheme="minorHAnsi" w:eastAsiaTheme="minorEastAsia" w:hAnsiTheme="minorHAnsi" w:cstheme="minorBidi"/>
            <w:noProof/>
            <w:sz w:val="22"/>
            <w:szCs w:val="22"/>
          </w:rPr>
          <w:tab/>
        </w:r>
        <w:r w:rsidR="00506648" w:rsidRPr="00340B6C">
          <w:rPr>
            <w:rStyle w:val="Hyperlink"/>
            <w:i/>
            <w:noProof/>
            <w:lang w:val="vi-VN"/>
          </w:rPr>
          <w:t>Mô hình túi từ (Bag of word)</w:t>
        </w:r>
        <w:r w:rsidR="00506648">
          <w:rPr>
            <w:noProof/>
            <w:webHidden/>
          </w:rPr>
          <w:tab/>
        </w:r>
        <w:r w:rsidR="00506648">
          <w:rPr>
            <w:noProof/>
            <w:webHidden/>
          </w:rPr>
          <w:fldChar w:fldCharType="begin"/>
        </w:r>
        <w:r w:rsidR="00506648">
          <w:rPr>
            <w:noProof/>
            <w:webHidden/>
          </w:rPr>
          <w:instrText xml:space="preserve"> PAGEREF _Toc45630128 \h </w:instrText>
        </w:r>
        <w:r w:rsidR="00506648">
          <w:rPr>
            <w:noProof/>
            <w:webHidden/>
          </w:rPr>
        </w:r>
        <w:r w:rsidR="00506648">
          <w:rPr>
            <w:noProof/>
            <w:webHidden/>
          </w:rPr>
          <w:fldChar w:fldCharType="separate"/>
        </w:r>
        <w:r w:rsidR="00506648">
          <w:rPr>
            <w:noProof/>
            <w:webHidden/>
          </w:rPr>
          <w:t>34</w:t>
        </w:r>
        <w:r w:rsidR="00506648">
          <w:rPr>
            <w:noProof/>
            <w:webHidden/>
          </w:rPr>
          <w:fldChar w:fldCharType="end"/>
        </w:r>
      </w:hyperlink>
    </w:p>
    <w:p w14:paraId="02121C11"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29" w:history="1">
        <w:r w:rsidR="00506648" w:rsidRPr="00340B6C">
          <w:rPr>
            <w:rStyle w:val="Hyperlink"/>
            <w:noProof/>
            <w:lang w:val="vi-VN"/>
          </w:rPr>
          <w:t>2.5</w:t>
        </w:r>
        <w:r w:rsidR="00506648">
          <w:rPr>
            <w:rFonts w:asciiTheme="minorHAnsi" w:eastAsiaTheme="minorEastAsia" w:hAnsiTheme="minorHAnsi" w:cstheme="minorBidi"/>
            <w:noProof/>
            <w:sz w:val="22"/>
            <w:szCs w:val="22"/>
          </w:rPr>
          <w:tab/>
        </w:r>
        <w:r w:rsidR="00506648" w:rsidRPr="00340B6C">
          <w:rPr>
            <w:rStyle w:val="Hyperlink"/>
            <w:noProof/>
            <w:lang w:val="vi-VN"/>
          </w:rPr>
          <w:t>Các phương pháp tính độ tương đồng văn bản</w:t>
        </w:r>
        <w:r w:rsidR="00506648">
          <w:rPr>
            <w:noProof/>
            <w:webHidden/>
          </w:rPr>
          <w:tab/>
        </w:r>
        <w:r w:rsidR="00506648">
          <w:rPr>
            <w:noProof/>
            <w:webHidden/>
          </w:rPr>
          <w:fldChar w:fldCharType="begin"/>
        </w:r>
        <w:r w:rsidR="00506648">
          <w:rPr>
            <w:noProof/>
            <w:webHidden/>
          </w:rPr>
          <w:instrText xml:space="preserve"> PAGEREF _Toc45630129 \h </w:instrText>
        </w:r>
        <w:r w:rsidR="00506648">
          <w:rPr>
            <w:noProof/>
            <w:webHidden/>
          </w:rPr>
        </w:r>
        <w:r w:rsidR="00506648">
          <w:rPr>
            <w:noProof/>
            <w:webHidden/>
          </w:rPr>
          <w:fldChar w:fldCharType="separate"/>
        </w:r>
        <w:r w:rsidR="00506648">
          <w:rPr>
            <w:noProof/>
            <w:webHidden/>
          </w:rPr>
          <w:t>35</w:t>
        </w:r>
        <w:r w:rsidR="00506648">
          <w:rPr>
            <w:noProof/>
            <w:webHidden/>
          </w:rPr>
          <w:fldChar w:fldCharType="end"/>
        </w:r>
      </w:hyperlink>
    </w:p>
    <w:p w14:paraId="0BCB6A88"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30" w:history="1">
        <w:r w:rsidR="00506648" w:rsidRPr="00340B6C">
          <w:rPr>
            <w:rStyle w:val="Hyperlink"/>
            <w:i/>
            <w:noProof/>
            <w:lang w:val="vi-VN"/>
          </w:rPr>
          <w:t>2.5.1</w:t>
        </w:r>
        <w:r w:rsidR="00506648">
          <w:rPr>
            <w:rFonts w:asciiTheme="minorHAnsi" w:eastAsiaTheme="minorEastAsia" w:hAnsiTheme="minorHAnsi" w:cstheme="minorBidi"/>
            <w:noProof/>
            <w:sz w:val="22"/>
            <w:szCs w:val="22"/>
          </w:rPr>
          <w:tab/>
        </w:r>
        <w:r w:rsidR="00506648" w:rsidRPr="00340B6C">
          <w:rPr>
            <w:rStyle w:val="Hyperlink"/>
            <w:i/>
            <w:noProof/>
            <w:lang w:val="vi-VN"/>
          </w:rPr>
          <w:t>Độ tương đồng Cosine</w:t>
        </w:r>
        <w:r w:rsidR="00506648">
          <w:rPr>
            <w:noProof/>
            <w:webHidden/>
          </w:rPr>
          <w:tab/>
        </w:r>
        <w:r w:rsidR="00506648">
          <w:rPr>
            <w:noProof/>
            <w:webHidden/>
          </w:rPr>
          <w:fldChar w:fldCharType="begin"/>
        </w:r>
        <w:r w:rsidR="00506648">
          <w:rPr>
            <w:noProof/>
            <w:webHidden/>
          </w:rPr>
          <w:instrText xml:space="preserve"> PAGEREF _Toc45630130 \h </w:instrText>
        </w:r>
        <w:r w:rsidR="00506648">
          <w:rPr>
            <w:noProof/>
            <w:webHidden/>
          </w:rPr>
        </w:r>
        <w:r w:rsidR="00506648">
          <w:rPr>
            <w:noProof/>
            <w:webHidden/>
          </w:rPr>
          <w:fldChar w:fldCharType="separate"/>
        </w:r>
        <w:r w:rsidR="00506648">
          <w:rPr>
            <w:noProof/>
            <w:webHidden/>
          </w:rPr>
          <w:t>36</w:t>
        </w:r>
        <w:r w:rsidR="00506648">
          <w:rPr>
            <w:noProof/>
            <w:webHidden/>
          </w:rPr>
          <w:fldChar w:fldCharType="end"/>
        </w:r>
      </w:hyperlink>
    </w:p>
    <w:p w14:paraId="15C29949"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31" w:history="1">
        <w:r w:rsidR="00506648" w:rsidRPr="00340B6C">
          <w:rPr>
            <w:rStyle w:val="Hyperlink"/>
            <w:i/>
            <w:noProof/>
            <w:lang w:val="vi-VN"/>
          </w:rPr>
          <w:t>2.5.2</w:t>
        </w:r>
        <w:r w:rsidR="00506648">
          <w:rPr>
            <w:rFonts w:asciiTheme="minorHAnsi" w:eastAsiaTheme="minorEastAsia" w:hAnsiTheme="minorHAnsi" w:cstheme="minorBidi"/>
            <w:noProof/>
            <w:sz w:val="22"/>
            <w:szCs w:val="22"/>
          </w:rPr>
          <w:tab/>
        </w:r>
        <w:r w:rsidR="00506648" w:rsidRPr="00340B6C">
          <w:rPr>
            <w:rStyle w:val="Hyperlink"/>
            <w:i/>
            <w:noProof/>
            <w:lang w:val="vi-VN"/>
          </w:rPr>
          <w:t>Độ tương đồng Manhattan</w:t>
        </w:r>
        <w:r w:rsidR="00506648">
          <w:rPr>
            <w:noProof/>
            <w:webHidden/>
          </w:rPr>
          <w:tab/>
        </w:r>
        <w:r w:rsidR="00506648">
          <w:rPr>
            <w:noProof/>
            <w:webHidden/>
          </w:rPr>
          <w:fldChar w:fldCharType="begin"/>
        </w:r>
        <w:r w:rsidR="00506648">
          <w:rPr>
            <w:noProof/>
            <w:webHidden/>
          </w:rPr>
          <w:instrText xml:space="preserve"> PAGEREF _Toc45630131 \h </w:instrText>
        </w:r>
        <w:r w:rsidR="00506648">
          <w:rPr>
            <w:noProof/>
            <w:webHidden/>
          </w:rPr>
        </w:r>
        <w:r w:rsidR="00506648">
          <w:rPr>
            <w:noProof/>
            <w:webHidden/>
          </w:rPr>
          <w:fldChar w:fldCharType="separate"/>
        </w:r>
        <w:r w:rsidR="00506648">
          <w:rPr>
            <w:noProof/>
            <w:webHidden/>
          </w:rPr>
          <w:t>37</w:t>
        </w:r>
        <w:r w:rsidR="00506648">
          <w:rPr>
            <w:noProof/>
            <w:webHidden/>
          </w:rPr>
          <w:fldChar w:fldCharType="end"/>
        </w:r>
      </w:hyperlink>
    </w:p>
    <w:p w14:paraId="657F40A0"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32" w:history="1">
        <w:r w:rsidR="00506648" w:rsidRPr="00340B6C">
          <w:rPr>
            <w:rStyle w:val="Hyperlink"/>
            <w:i/>
            <w:noProof/>
            <w:lang w:val="vi-VN"/>
          </w:rPr>
          <w:t>2.5.3</w:t>
        </w:r>
        <w:r w:rsidR="00506648">
          <w:rPr>
            <w:rFonts w:asciiTheme="minorHAnsi" w:eastAsiaTheme="minorEastAsia" w:hAnsiTheme="minorHAnsi" w:cstheme="minorBidi"/>
            <w:noProof/>
            <w:sz w:val="22"/>
            <w:szCs w:val="22"/>
          </w:rPr>
          <w:tab/>
        </w:r>
        <w:r w:rsidR="00506648" w:rsidRPr="00340B6C">
          <w:rPr>
            <w:rStyle w:val="Hyperlink"/>
            <w:i/>
            <w:noProof/>
            <w:lang w:val="vi-VN"/>
          </w:rPr>
          <w:t>Độ tương đồng Euclide</w:t>
        </w:r>
        <w:r w:rsidR="00506648">
          <w:rPr>
            <w:noProof/>
            <w:webHidden/>
          </w:rPr>
          <w:tab/>
        </w:r>
        <w:r w:rsidR="00506648">
          <w:rPr>
            <w:noProof/>
            <w:webHidden/>
          </w:rPr>
          <w:fldChar w:fldCharType="begin"/>
        </w:r>
        <w:r w:rsidR="00506648">
          <w:rPr>
            <w:noProof/>
            <w:webHidden/>
          </w:rPr>
          <w:instrText xml:space="preserve"> PAGEREF _Toc45630132 \h </w:instrText>
        </w:r>
        <w:r w:rsidR="00506648">
          <w:rPr>
            <w:noProof/>
            <w:webHidden/>
          </w:rPr>
        </w:r>
        <w:r w:rsidR="00506648">
          <w:rPr>
            <w:noProof/>
            <w:webHidden/>
          </w:rPr>
          <w:fldChar w:fldCharType="separate"/>
        </w:r>
        <w:r w:rsidR="00506648">
          <w:rPr>
            <w:noProof/>
            <w:webHidden/>
          </w:rPr>
          <w:t>37</w:t>
        </w:r>
        <w:r w:rsidR="00506648">
          <w:rPr>
            <w:noProof/>
            <w:webHidden/>
          </w:rPr>
          <w:fldChar w:fldCharType="end"/>
        </w:r>
      </w:hyperlink>
    </w:p>
    <w:p w14:paraId="5DDF3724"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33" w:history="1">
        <w:r w:rsidR="00506648" w:rsidRPr="00340B6C">
          <w:rPr>
            <w:rStyle w:val="Hyperlink"/>
            <w:noProof/>
            <w:lang w:val="vi-VN"/>
          </w:rPr>
          <w:t>2.6</w:t>
        </w:r>
        <w:r w:rsidR="00506648">
          <w:rPr>
            <w:rFonts w:asciiTheme="minorHAnsi" w:eastAsiaTheme="minorEastAsia" w:hAnsiTheme="minorHAnsi" w:cstheme="minorBidi"/>
            <w:noProof/>
            <w:sz w:val="22"/>
            <w:szCs w:val="22"/>
          </w:rPr>
          <w:tab/>
        </w:r>
        <w:r w:rsidR="00506648" w:rsidRPr="00340B6C">
          <w:rPr>
            <w:rStyle w:val="Hyperlink"/>
            <w:noProof/>
            <w:lang w:val="vi-VN"/>
          </w:rPr>
          <w:t>Các phương pháp tiền xử lý văn bản</w:t>
        </w:r>
        <w:r w:rsidR="00506648">
          <w:rPr>
            <w:noProof/>
            <w:webHidden/>
          </w:rPr>
          <w:tab/>
        </w:r>
        <w:r w:rsidR="00506648">
          <w:rPr>
            <w:noProof/>
            <w:webHidden/>
          </w:rPr>
          <w:fldChar w:fldCharType="begin"/>
        </w:r>
        <w:r w:rsidR="00506648">
          <w:rPr>
            <w:noProof/>
            <w:webHidden/>
          </w:rPr>
          <w:instrText xml:space="preserve"> PAGEREF _Toc45630133 \h </w:instrText>
        </w:r>
        <w:r w:rsidR="00506648">
          <w:rPr>
            <w:noProof/>
            <w:webHidden/>
          </w:rPr>
        </w:r>
        <w:r w:rsidR="00506648">
          <w:rPr>
            <w:noProof/>
            <w:webHidden/>
          </w:rPr>
          <w:fldChar w:fldCharType="separate"/>
        </w:r>
        <w:r w:rsidR="00506648">
          <w:rPr>
            <w:noProof/>
            <w:webHidden/>
          </w:rPr>
          <w:t>38</w:t>
        </w:r>
        <w:r w:rsidR="00506648">
          <w:rPr>
            <w:noProof/>
            <w:webHidden/>
          </w:rPr>
          <w:fldChar w:fldCharType="end"/>
        </w:r>
      </w:hyperlink>
    </w:p>
    <w:p w14:paraId="57534FB8"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34" w:history="1">
        <w:r w:rsidR="00506648" w:rsidRPr="00340B6C">
          <w:rPr>
            <w:rStyle w:val="Hyperlink"/>
            <w:i/>
            <w:noProof/>
            <w:lang w:val="vi-VN"/>
          </w:rPr>
          <w:t>2.6.1</w:t>
        </w:r>
        <w:r w:rsidR="00506648">
          <w:rPr>
            <w:rFonts w:asciiTheme="minorHAnsi" w:eastAsiaTheme="minorEastAsia" w:hAnsiTheme="minorHAnsi" w:cstheme="minorBidi"/>
            <w:noProof/>
            <w:sz w:val="22"/>
            <w:szCs w:val="22"/>
          </w:rPr>
          <w:tab/>
        </w:r>
        <w:r w:rsidR="00506648" w:rsidRPr="00340B6C">
          <w:rPr>
            <w:rStyle w:val="Hyperlink"/>
            <w:i/>
            <w:noProof/>
            <w:lang w:val="vi-VN"/>
          </w:rPr>
          <w:t>Tách từ</w:t>
        </w:r>
        <w:r w:rsidR="00506648">
          <w:rPr>
            <w:noProof/>
            <w:webHidden/>
          </w:rPr>
          <w:tab/>
        </w:r>
        <w:r w:rsidR="00506648">
          <w:rPr>
            <w:noProof/>
            <w:webHidden/>
          </w:rPr>
          <w:fldChar w:fldCharType="begin"/>
        </w:r>
        <w:r w:rsidR="00506648">
          <w:rPr>
            <w:noProof/>
            <w:webHidden/>
          </w:rPr>
          <w:instrText xml:space="preserve"> PAGEREF _Toc45630134 \h </w:instrText>
        </w:r>
        <w:r w:rsidR="00506648">
          <w:rPr>
            <w:noProof/>
            <w:webHidden/>
          </w:rPr>
        </w:r>
        <w:r w:rsidR="00506648">
          <w:rPr>
            <w:noProof/>
            <w:webHidden/>
          </w:rPr>
          <w:fldChar w:fldCharType="separate"/>
        </w:r>
        <w:r w:rsidR="00506648">
          <w:rPr>
            <w:noProof/>
            <w:webHidden/>
          </w:rPr>
          <w:t>38</w:t>
        </w:r>
        <w:r w:rsidR="00506648">
          <w:rPr>
            <w:noProof/>
            <w:webHidden/>
          </w:rPr>
          <w:fldChar w:fldCharType="end"/>
        </w:r>
      </w:hyperlink>
    </w:p>
    <w:p w14:paraId="32263869"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35" w:history="1">
        <w:r w:rsidR="00506648" w:rsidRPr="00340B6C">
          <w:rPr>
            <w:rStyle w:val="Hyperlink"/>
            <w:i/>
            <w:noProof/>
            <w:lang w:val="vi-VN"/>
          </w:rPr>
          <w:t>2.6.2</w:t>
        </w:r>
        <w:r w:rsidR="00506648">
          <w:rPr>
            <w:rFonts w:asciiTheme="minorHAnsi" w:eastAsiaTheme="minorEastAsia" w:hAnsiTheme="minorHAnsi" w:cstheme="minorBidi"/>
            <w:noProof/>
            <w:sz w:val="22"/>
            <w:szCs w:val="22"/>
          </w:rPr>
          <w:tab/>
        </w:r>
        <w:r w:rsidR="00506648" w:rsidRPr="00340B6C">
          <w:rPr>
            <w:rStyle w:val="Hyperlink"/>
            <w:i/>
            <w:noProof/>
            <w:lang w:val="vi-VN"/>
          </w:rPr>
          <w:t>Loại bỏ từ dừng</w:t>
        </w:r>
        <w:r w:rsidR="00506648">
          <w:rPr>
            <w:noProof/>
            <w:webHidden/>
          </w:rPr>
          <w:tab/>
        </w:r>
        <w:r w:rsidR="00506648">
          <w:rPr>
            <w:noProof/>
            <w:webHidden/>
          </w:rPr>
          <w:fldChar w:fldCharType="begin"/>
        </w:r>
        <w:r w:rsidR="00506648">
          <w:rPr>
            <w:noProof/>
            <w:webHidden/>
          </w:rPr>
          <w:instrText xml:space="preserve"> PAGEREF _Toc45630135 \h </w:instrText>
        </w:r>
        <w:r w:rsidR="00506648">
          <w:rPr>
            <w:noProof/>
            <w:webHidden/>
          </w:rPr>
        </w:r>
        <w:r w:rsidR="00506648">
          <w:rPr>
            <w:noProof/>
            <w:webHidden/>
          </w:rPr>
          <w:fldChar w:fldCharType="separate"/>
        </w:r>
        <w:r w:rsidR="00506648">
          <w:rPr>
            <w:noProof/>
            <w:webHidden/>
          </w:rPr>
          <w:t>41</w:t>
        </w:r>
        <w:r w:rsidR="00506648">
          <w:rPr>
            <w:noProof/>
            <w:webHidden/>
          </w:rPr>
          <w:fldChar w:fldCharType="end"/>
        </w:r>
      </w:hyperlink>
    </w:p>
    <w:p w14:paraId="7F4EE391"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36" w:history="1">
        <w:r w:rsidR="00506648" w:rsidRPr="00340B6C">
          <w:rPr>
            <w:rStyle w:val="Hyperlink"/>
            <w:noProof/>
            <w:lang w:val="vi-VN"/>
          </w:rPr>
          <w:t>CHƯƠNG 3: PHƯƠNG PHÁP THỰC HIỆN</w:t>
        </w:r>
        <w:r w:rsidR="00506648">
          <w:rPr>
            <w:noProof/>
            <w:webHidden/>
          </w:rPr>
          <w:tab/>
        </w:r>
        <w:r w:rsidR="00506648">
          <w:rPr>
            <w:noProof/>
            <w:webHidden/>
          </w:rPr>
          <w:fldChar w:fldCharType="begin"/>
        </w:r>
        <w:r w:rsidR="00506648">
          <w:rPr>
            <w:noProof/>
            <w:webHidden/>
          </w:rPr>
          <w:instrText xml:space="preserve"> PAGEREF _Toc45630136 \h </w:instrText>
        </w:r>
        <w:r w:rsidR="00506648">
          <w:rPr>
            <w:noProof/>
            <w:webHidden/>
          </w:rPr>
        </w:r>
        <w:r w:rsidR="00506648">
          <w:rPr>
            <w:noProof/>
            <w:webHidden/>
          </w:rPr>
          <w:fldChar w:fldCharType="separate"/>
        </w:r>
        <w:r w:rsidR="00506648">
          <w:rPr>
            <w:noProof/>
            <w:webHidden/>
          </w:rPr>
          <w:t>42</w:t>
        </w:r>
        <w:r w:rsidR="00506648">
          <w:rPr>
            <w:noProof/>
            <w:webHidden/>
          </w:rPr>
          <w:fldChar w:fldCharType="end"/>
        </w:r>
      </w:hyperlink>
    </w:p>
    <w:p w14:paraId="107D2033"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37" w:history="1">
        <w:r w:rsidR="00506648" w:rsidRPr="00340B6C">
          <w:rPr>
            <w:rStyle w:val="Hyperlink"/>
            <w:noProof/>
            <w:lang w:val="vi-VN"/>
          </w:rPr>
          <w:t>3.1</w:t>
        </w:r>
        <w:r w:rsidR="00506648">
          <w:rPr>
            <w:rFonts w:asciiTheme="minorHAnsi" w:eastAsiaTheme="minorEastAsia" w:hAnsiTheme="minorHAnsi" w:cstheme="minorBidi"/>
            <w:noProof/>
            <w:sz w:val="22"/>
            <w:szCs w:val="22"/>
          </w:rPr>
          <w:tab/>
        </w:r>
        <w:r w:rsidR="00506648" w:rsidRPr="00340B6C">
          <w:rPr>
            <w:rStyle w:val="Hyperlink"/>
            <w:noProof/>
            <w:lang w:val="vi-VN"/>
          </w:rPr>
          <w:t>Giới thiệu</w:t>
        </w:r>
        <w:r w:rsidR="00506648">
          <w:rPr>
            <w:noProof/>
            <w:webHidden/>
          </w:rPr>
          <w:tab/>
        </w:r>
        <w:r w:rsidR="00506648">
          <w:rPr>
            <w:noProof/>
            <w:webHidden/>
          </w:rPr>
          <w:fldChar w:fldCharType="begin"/>
        </w:r>
        <w:r w:rsidR="00506648">
          <w:rPr>
            <w:noProof/>
            <w:webHidden/>
          </w:rPr>
          <w:instrText xml:space="preserve"> PAGEREF _Toc45630137 \h </w:instrText>
        </w:r>
        <w:r w:rsidR="00506648">
          <w:rPr>
            <w:noProof/>
            <w:webHidden/>
          </w:rPr>
        </w:r>
        <w:r w:rsidR="00506648">
          <w:rPr>
            <w:noProof/>
            <w:webHidden/>
          </w:rPr>
          <w:fldChar w:fldCharType="separate"/>
        </w:r>
        <w:r w:rsidR="00506648">
          <w:rPr>
            <w:noProof/>
            <w:webHidden/>
          </w:rPr>
          <w:t>42</w:t>
        </w:r>
        <w:r w:rsidR="00506648">
          <w:rPr>
            <w:noProof/>
            <w:webHidden/>
          </w:rPr>
          <w:fldChar w:fldCharType="end"/>
        </w:r>
      </w:hyperlink>
    </w:p>
    <w:p w14:paraId="2B48F502"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38" w:history="1">
        <w:r w:rsidR="00506648" w:rsidRPr="00340B6C">
          <w:rPr>
            <w:rStyle w:val="Hyperlink"/>
            <w:noProof/>
            <w:lang w:val="vi-VN"/>
          </w:rPr>
          <w:t>3.2</w:t>
        </w:r>
        <w:r w:rsidR="00506648">
          <w:rPr>
            <w:rFonts w:asciiTheme="minorHAnsi" w:eastAsiaTheme="minorEastAsia" w:hAnsiTheme="minorHAnsi" w:cstheme="minorBidi"/>
            <w:noProof/>
            <w:sz w:val="22"/>
            <w:szCs w:val="22"/>
          </w:rPr>
          <w:tab/>
        </w:r>
        <w:r w:rsidR="00506648" w:rsidRPr="00340B6C">
          <w:rPr>
            <w:rStyle w:val="Hyperlink"/>
            <w:noProof/>
            <w:lang w:val="vi-VN"/>
          </w:rPr>
          <w:t>Quy trình thực hiện</w:t>
        </w:r>
        <w:r w:rsidR="00506648">
          <w:rPr>
            <w:noProof/>
            <w:webHidden/>
          </w:rPr>
          <w:tab/>
        </w:r>
        <w:r w:rsidR="00506648">
          <w:rPr>
            <w:noProof/>
            <w:webHidden/>
          </w:rPr>
          <w:fldChar w:fldCharType="begin"/>
        </w:r>
        <w:r w:rsidR="00506648">
          <w:rPr>
            <w:noProof/>
            <w:webHidden/>
          </w:rPr>
          <w:instrText xml:space="preserve"> PAGEREF _Toc45630138 \h </w:instrText>
        </w:r>
        <w:r w:rsidR="00506648">
          <w:rPr>
            <w:noProof/>
            <w:webHidden/>
          </w:rPr>
        </w:r>
        <w:r w:rsidR="00506648">
          <w:rPr>
            <w:noProof/>
            <w:webHidden/>
          </w:rPr>
          <w:fldChar w:fldCharType="separate"/>
        </w:r>
        <w:r w:rsidR="00506648">
          <w:rPr>
            <w:noProof/>
            <w:webHidden/>
          </w:rPr>
          <w:t>44</w:t>
        </w:r>
        <w:r w:rsidR="00506648">
          <w:rPr>
            <w:noProof/>
            <w:webHidden/>
          </w:rPr>
          <w:fldChar w:fldCharType="end"/>
        </w:r>
      </w:hyperlink>
    </w:p>
    <w:p w14:paraId="28EC1536"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39" w:history="1">
        <w:r w:rsidR="00506648" w:rsidRPr="00340B6C">
          <w:rPr>
            <w:rStyle w:val="Hyperlink"/>
            <w:i/>
            <w:noProof/>
            <w:lang w:val="vi-VN"/>
          </w:rPr>
          <w:t>3.3.1</w:t>
        </w:r>
        <w:r w:rsidR="00506648">
          <w:rPr>
            <w:rFonts w:asciiTheme="minorHAnsi" w:eastAsiaTheme="minorEastAsia" w:hAnsiTheme="minorHAnsi" w:cstheme="minorBidi"/>
            <w:noProof/>
            <w:sz w:val="22"/>
            <w:szCs w:val="22"/>
          </w:rPr>
          <w:tab/>
        </w:r>
        <w:r w:rsidR="00506648" w:rsidRPr="00340B6C">
          <w:rPr>
            <w:rStyle w:val="Hyperlink"/>
            <w:i/>
            <w:noProof/>
            <w:lang w:val="vi-VN"/>
          </w:rPr>
          <w:t>Tiền xử lý văn bản</w:t>
        </w:r>
        <w:r w:rsidR="00506648">
          <w:rPr>
            <w:noProof/>
            <w:webHidden/>
          </w:rPr>
          <w:tab/>
        </w:r>
        <w:r w:rsidR="00506648">
          <w:rPr>
            <w:noProof/>
            <w:webHidden/>
          </w:rPr>
          <w:fldChar w:fldCharType="begin"/>
        </w:r>
        <w:r w:rsidR="00506648">
          <w:rPr>
            <w:noProof/>
            <w:webHidden/>
          </w:rPr>
          <w:instrText xml:space="preserve"> PAGEREF _Toc45630139 \h </w:instrText>
        </w:r>
        <w:r w:rsidR="00506648">
          <w:rPr>
            <w:noProof/>
            <w:webHidden/>
          </w:rPr>
        </w:r>
        <w:r w:rsidR="00506648">
          <w:rPr>
            <w:noProof/>
            <w:webHidden/>
          </w:rPr>
          <w:fldChar w:fldCharType="separate"/>
        </w:r>
        <w:r w:rsidR="00506648">
          <w:rPr>
            <w:noProof/>
            <w:webHidden/>
          </w:rPr>
          <w:t>44</w:t>
        </w:r>
        <w:r w:rsidR="00506648">
          <w:rPr>
            <w:noProof/>
            <w:webHidden/>
          </w:rPr>
          <w:fldChar w:fldCharType="end"/>
        </w:r>
      </w:hyperlink>
    </w:p>
    <w:p w14:paraId="03F67709"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40" w:history="1">
        <w:r w:rsidR="00506648" w:rsidRPr="00340B6C">
          <w:rPr>
            <w:rStyle w:val="Hyperlink"/>
            <w:i/>
            <w:noProof/>
            <w:lang w:val="vi-VN"/>
          </w:rPr>
          <w:t>3.3.2</w:t>
        </w:r>
        <w:r w:rsidR="00506648">
          <w:rPr>
            <w:rFonts w:asciiTheme="minorHAnsi" w:eastAsiaTheme="minorEastAsia" w:hAnsiTheme="minorHAnsi" w:cstheme="minorBidi"/>
            <w:noProof/>
            <w:sz w:val="22"/>
            <w:szCs w:val="22"/>
          </w:rPr>
          <w:tab/>
        </w:r>
        <w:r w:rsidR="00506648" w:rsidRPr="00340B6C">
          <w:rPr>
            <w:rStyle w:val="Hyperlink"/>
            <w:i/>
            <w:noProof/>
            <w:lang w:val="vi-VN"/>
          </w:rPr>
          <w:t>Biểu diễn văn bản</w:t>
        </w:r>
        <w:r w:rsidR="00506648">
          <w:rPr>
            <w:noProof/>
            <w:webHidden/>
          </w:rPr>
          <w:tab/>
        </w:r>
        <w:r w:rsidR="00506648">
          <w:rPr>
            <w:noProof/>
            <w:webHidden/>
          </w:rPr>
          <w:fldChar w:fldCharType="begin"/>
        </w:r>
        <w:r w:rsidR="00506648">
          <w:rPr>
            <w:noProof/>
            <w:webHidden/>
          </w:rPr>
          <w:instrText xml:space="preserve"> PAGEREF _Toc45630140 \h </w:instrText>
        </w:r>
        <w:r w:rsidR="00506648">
          <w:rPr>
            <w:noProof/>
            <w:webHidden/>
          </w:rPr>
        </w:r>
        <w:r w:rsidR="00506648">
          <w:rPr>
            <w:noProof/>
            <w:webHidden/>
          </w:rPr>
          <w:fldChar w:fldCharType="separate"/>
        </w:r>
        <w:r w:rsidR="00506648">
          <w:rPr>
            <w:noProof/>
            <w:webHidden/>
          </w:rPr>
          <w:t>45</w:t>
        </w:r>
        <w:r w:rsidR="00506648">
          <w:rPr>
            <w:noProof/>
            <w:webHidden/>
          </w:rPr>
          <w:fldChar w:fldCharType="end"/>
        </w:r>
      </w:hyperlink>
    </w:p>
    <w:p w14:paraId="21415383"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41" w:history="1">
        <w:r w:rsidR="00506648" w:rsidRPr="00340B6C">
          <w:rPr>
            <w:rStyle w:val="Hyperlink"/>
            <w:i/>
            <w:noProof/>
            <w:lang w:val="vi-VN"/>
          </w:rPr>
          <w:t>3.3.3</w:t>
        </w:r>
        <w:r w:rsidR="00506648">
          <w:rPr>
            <w:rFonts w:asciiTheme="minorHAnsi" w:eastAsiaTheme="minorEastAsia" w:hAnsiTheme="minorHAnsi" w:cstheme="minorBidi"/>
            <w:noProof/>
            <w:sz w:val="22"/>
            <w:szCs w:val="22"/>
          </w:rPr>
          <w:tab/>
        </w:r>
        <w:r w:rsidR="00506648" w:rsidRPr="00340B6C">
          <w:rPr>
            <w:rStyle w:val="Hyperlink"/>
            <w:i/>
            <w:noProof/>
            <w:lang w:val="vi-VN"/>
          </w:rPr>
          <w:t>Phân lớp cảm xúc</w:t>
        </w:r>
        <w:r w:rsidR="00506648">
          <w:rPr>
            <w:noProof/>
            <w:webHidden/>
          </w:rPr>
          <w:tab/>
        </w:r>
        <w:r w:rsidR="00506648">
          <w:rPr>
            <w:noProof/>
            <w:webHidden/>
          </w:rPr>
          <w:fldChar w:fldCharType="begin"/>
        </w:r>
        <w:r w:rsidR="00506648">
          <w:rPr>
            <w:noProof/>
            <w:webHidden/>
          </w:rPr>
          <w:instrText xml:space="preserve"> PAGEREF _Toc45630141 \h </w:instrText>
        </w:r>
        <w:r w:rsidR="00506648">
          <w:rPr>
            <w:noProof/>
            <w:webHidden/>
          </w:rPr>
        </w:r>
        <w:r w:rsidR="00506648">
          <w:rPr>
            <w:noProof/>
            <w:webHidden/>
          </w:rPr>
          <w:fldChar w:fldCharType="separate"/>
        </w:r>
        <w:r w:rsidR="00506648">
          <w:rPr>
            <w:noProof/>
            <w:webHidden/>
          </w:rPr>
          <w:t>49</w:t>
        </w:r>
        <w:r w:rsidR="00506648">
          <w:rPr>
            <w:noProof/>
            <w:webHidden/>
          </w:rPr>
          <w:fldChar w:fldCharType="end"/>
        </w:r>
      </w:hyperlink>
    </w:p>
    <w:p w14:paraId="622D87C1"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42" w:history="1">
        <w:r w:rsidR="00506648" w:rsidRPr="00340B6C">
          <w:rPr>
            <w:rStyle w:val="Hyperlink"/>
            <w:noProof/>
            <w:lang w:val="vi-VN"/>
          </w:rPr>
          <w:t>CHƯƠNG 4: THỰC NGHIỆM VÀ ĐÁNH GIÁ</w:t>
        </w:r>
        <w:r w:rsidR="00506648">
          <w:rPr>
            <w:noProof/>
            <w:webHidden/>
          </w:rPr>
          <w:tab/>
        </w:r>
        <w:r w:rsidR="00506648">
          <w:rPr>
            <w:noProof/>
            <w:webHidden/>
          </w:rPr>
          <w:fldChar w:fldCharType="begin"/>
        </w:r>
        <w:r w:rsidR="00506648">
          <w:rPr>
            <w:noProof/>
            <w:webHidden/>
          </w:rPr>
          <w:instrText xml:space="preserve"> PAGEREF _Toc45630142 \h </w:instrText>
        </w:r>
        <w:r w:rsidR="00506648">
          <w:rPr>
            <w:noProof/>
            <w:webHidden/>
          </w:rPr>
        </w:r>
        <w:r w:rsidR="00506648">
          <w:rPr>
            <w:noProof/>
            <w:webHidden/>
          </w:rPr>
          <w:fldChar w:fldCharType="separate"/>
        </w:r>
        <w:r w:rsidR="00506648">
          <w:rPr>
            <w:noProof/>
            <w:webHidden/>
          </w:rPr>
          <w:t>51</w:t>
        </w:r>
        <w:r w:rsidR="00506648">
          <w:rPr>
            <w:noProof/>
            <w:webHidden/>
          </w:rPr>
          <w:fldChar w:fldCharType="end"/>
        </w:r>
      </w:hyperlink>
    </w:p>
    <w:p w14:paraId="07BDD5AD"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43" w:history="1">
        <w:r w:rsidR="00506648" w:rsidRPr="00340B6C">
          <w:rPr>
            <w:rStyle w:val="Hyperlink"/>
            <w:noProof/>
            <w:lang w:val="vi-VN"/>
          </w:rPr>
          <w:t>4.1</w:t>
        </w:r>
        <w:r w:rsidR="00506648">
          <w:rPr>
            <w:rFonts w:asciiTheme="minorHAnsi" w:eastAsiaTheme="minorEastAsia" w:hAnsiTheme="minorHAnsi" w:cstheme="minorBidi"/>
            <w:noProof/>
            <w:sz w:val="22"/>
            <w:szCs w:val="22"/>
          </w:rPr>
          <w:tab/>
        </w:r>
        <w:r w:rsidR="00506648" w:rsidRPr="00340B6C">
          <w:rPr>
            <w:rStyle w:val="Hyperlink"/>
            <w:noProof/>
            <w:lang w:val="vi-VN"/>
          </w:rPr>
          <w:t>Môi trường và dữ liệu thực nghiệm</w:t>
        </w:r>
        <w:r w:rsidR="00506648">
          <w:rPr>
            <w:noProof/>
            <w:webHidden/>
          </w:rPr>
          <w:tab/>
        </w:r>
        <w:r w:rsidR="00506648">
          <w:rPr>
            <w:noProof/>
            <w:webHidden/>
          </w:rPr>
          <w:fldChar w:fldCharType="begin"/>
        </w:r>
        <w:r w:rsidR="00506648">
          <w:rPr>
            <w:noProof/>
            <w:webHidden/>
          </w:rPr>
          <w:instrText xml:space="preserve"> PAGEREF _Toc45630143 \h </w:instrText>
        </w:r>
        <w:r w:rsidR="00506648">
          <w:rPr>
            <w:noProof/>
            <w:webHidden/>
          </w:rPr>
        </w:r>
        <w:r w:rsidR="00506648">
          <w:rPr>
            <w:noProof/>
            <w:webHidden/>
          </w:rPr>
          <w:fldChar w:fldCharType="separate"/>
        </w:r>
        <w:r w:rsidR="00506648">
          <w:rPr>
            <w:noProof/>
            <w:webHidden/>
          </w:rPr>
          <w:t>51</w:t>
        </w:r>
        <w:r w:rsidR="00506648">
          <w:rPr>
            <w:noProof/>
            <w:webHidden/>
          </w:rPr>
          <w:fldChar w:fldCharType="end"/>
        </w:r>
      </w:hyperlink>
    </w:p>
    <w:p w14:paraId="18BB0A2B"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44" w:history="1">
        <w:r w:rsidR="00506648" w:rsidRPr="00340B6C">
          <w:rPr>
            <w:rStyle w:val="Hyperlink"/>
            <w:b/>
            <w:i/>
            <w:noProof/>
            <w:lang w:val="vi-VN"/>
          </w:rPr>
          <w:t>4.1.1</w:t>
        </w:r>
        <w:r w:rsidR="00506648">
          <w:rPr>
            <w:rFonts w:asciiTheme="minorHAnsi" w:eastAsiaTheme="minorEastAsia" w:hAnsiTheme="minorHAnsi" w:cstheme="minorBidi"/>
            <w:noProof/>
            <w:sz w:val="22"/>
            <w:szCs w:val="22"/>
          </w:rPr>
          <w:tab/>
        </w:r>
        <w:r w:rsidR="00506648" w:rsidRPr="00340B6C">
          <w:rPr>
            <w:rStyle w:val="Hyperlink"/>
            <w:b/>
            <w:i/>
            <w:noProof/>
            <w:lang w:val="vi-VN"/>
          </w:rPr>
          <w:t>Môi trường thực nghiệm</w:t>
        </w:r>
        <w:r w:rsidR="00506648">
          <w:rPr>
            <w:noProof/>
            <w:webHidden/>
          </w:rPr>
          <w:tab/>
        </w:r>
        <w:r w:rsidR="00506648">
          <w:rPr>
            <w:noProof/>
            <w:webHidden/>
          </w:rPr>
          <w:fldChar w:fldCharType="begin"/>
        </w:r>
        <w:r w:rsidR="00506648">
          <w:rPr>
            <w:noProof/>
            <w:webHidden/>
          </w:rPr>
          <w:instrText xml:space="preserve"> PAGEREF _Toc45630144 \h </w:instrText>
        </w:r>
        <w:r w:rsidR="00506648">
          <w:rPr>
            <w:noProof/>
            <w:webHidden/>
          </w:rPr>
        </w:r>
        <w:r w:rsidR="00506648">
          <w:rPr>
            <w:noProof/>
            <w:webHidden/>
          </w:rPr>
          <w:fldChar w:fldCharType="separate"/>
        </w:r>
        <w:r w:rsidR="00506648">
          <w:rPr>
            <w:noProof/>
            <w:webHidden/>
          </w:rPr>
          <w:t>51</w:t>
        </w:r>
        <w:r w:rsidR="00506648">
          <w:rPr>
            <w:noProof/>
            <w:webHidden/>
          </w:rPr>
          <w:fldChar w:fldCharType="end"/>
        </w:r>
      </w:hyperlink>
    </w:p>
    <w:p w14:paraId="5A81CF90"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45" w:history="1">
        <w:r w:rsidR="00506648" w:rsidRPr="00340B6C">
          <w:rPr>
            <w:rStyle w:val="Hyperlink"/>
            <w:b/>
            <w:i/>
            <w:noProof/>
            <w:lang w:val="vi-VN"/>
          </w:rPr>
          <w:t>4.1.2</w:t>
        </w:r>
        <w:r w:rsidR="00506648">
          <w:rPr>
            <w:rFonts w:asciiTheme="minorHAnsi" w:eastAsiaTheme="minorEastAsia" w:hAnsiTheme="minorHAnsi" w:cstheme="minorBidi"/>
            <w:noProof/>
            <w:sz w:val="22"/>
            <w:szCs w:val="22"/>
          </w:rPr>
          <w:tab/>
        </w:r>
        <w:r w:rsidR="00506648" w:rsidRPr="00340B6C">
          <w:rPr>
            <w:rStyle w:val="Hyperlink"/>
            <w:b/>
            <w:i/>
            <w:noProof/>
            <w:lang w:val="vi-VN"/>
          </w:rPr>
          <w:t>Công cụ sử dụng</w:t>
        </w:r>
        <w:r w:rsidR="00506648">
          <w:rPr>
            <w:noProof/>
            <w:webHidden/>
          </w:rPr>
          <w:tab/>
        </w:r>
        <w:r w:rsidR="00506648">
          <w:rPr>
            <w:noProof/>
            <w:webHidden/>
          </w:rPr>
          <w:fldChar w:fldCharType="begin"/>
        </w:r>
        <w:r w:rsidR="00506648">
          <w:rPr>
            <w:noProof/>
            <w:webHidden/>
          </w:rPr>
          <w:instrText xml:space="preserve"> PAGEREF _Toc45630145 \h </w:instrText>
        </w:r>
        <w:r w:rsidR="00506648">
          <w:rPr>
            <w:noProof/>
            <w:webHidden/>
          </w:rPr>
        </w:r>
        <w:r w:rsidR="00506648">
          <w:rPr>
            <w:noProof/>
            <w:webHidden/>
          </w:rPr>
          <w:fldChar w:fldCharType="separate"/>
        </w:r>
        <w:r w:rsidR="00506648">
          <w:rPr>
            <w:noProof/>
            <w:webHidden/>
          </w:rPr>
          <w:t>51</w:t>
        </w:r>
        <w:r w:rsidR="00506648">
          <w:rPr>
            <w:noProof/>
            <w:webHidden/>
          </w:rPr>
          <w:fldChar w:fldCharType="end"/>
        </w:r>
      </w:hyperlink>
    </w:p>
    <w:p w14:paraId="4104AD24" w14:textId="77777777" w:rsidR="00506648" w:rsidRDefault="00AC2618">
      <w:pPr>
        <w:pStyle w:val="TOC3"/>
        <w:tabs>
          <w:tab w:val="left" w:pos="1320"/>
          <w:tab w:val="right" w:leader="dot" w:pos="9440"/>
        </w:tabs>
        <w:rPr>
          <w:rFonts w:asciiTheme="minorHAnsi" w:eastAsiaTheme="minorEastAsia" w:hAnsiTheme="minorHAnsi" w:cstheme="minorBidi"/>
          <w:noProof/>
          <w:sz w:val="22"/>
          <w:szCs w:val="22"/>
        </w:rPr>
      </w:pPr>
      <w:hyperlink w:anchor="_Toc45630146" w:history="1">
        <w:r w:rsidR="00506648" w:rsidRPr="00340B6C">
          <w:rPr>
            <w:rStyle w:val="Hyperlink"/>
            <w:b/>
            <w:i/>
            <w:noProof/>
            <w:lang w:val="vi-VN"/>
          </w:rPr>
          <w:t>4.1.3</w:t>
        </w:r>
        <w:r w:rsidR="00506648">
          <w:rPr>
            <w:rFonts w:asciiTheme="minorHAnsi" w:eastAsiaTheme="minorEastAsia" w:hAnsiTheme="minorHAnsi" w:cstheme="minorBidi"/>
            <w:noProof/>
            <w:sz w:val="22"/>
            <w:szCs w:val="22"/>
          </w:rPr>
          <w:tab/>
        </w:r>
        <w:r w:rsidR="00506648" w:rsidRPr="00340B6C">
          <w:rPr>
            <w:rStyle w:val="Hyperlink"/>
            <w:b/>
            <w:i/>
            <w:noProof/>
            <w:lang w:val="vi-VN"/>
          </w:rPr>
          <w:t>Dữ liệu thực nghiệm</w:t>
        </w:r>
        <w:r w:rsidR="00506648">
          <w:rPr>
            <w:noProof/>
            <w:webHidden/>
          </w:rPr>
          <w:tab/>
        </w:r>
        <w:r w:rsidR="00506648">
          <w:rPr>
            <w:noProof/>
            <w:webHidden/>
          </w:rPr>
          <w:fldChar w:fldCharType="begin"/>
        </w:r>
        <w:r w:rsidR="00506648">
          <w:rPr>
            <w:noProof/>
            <w:webHidden/>
          </w:rPr>
          <w:instrText xml:space="preserve"> PAGEREF _Toc45630146 \h </w:instrText>
        </w:r>
        <w:r w:rsidR="00506648">
          <w:rPr>
            <w:noProof/>
            <w:webHidden/>
          </w:rPr>
        </w:r>
        <w:r w:rsidR="00506648">
          <w:rPr>
            <w:noProof/>
            <w:webHidden/>
          </w:rPr>
          <w:fldChar w:fldCharType="separate"/>
        </w:r>
        <w:r w:rsidR="00506648">
          <w:rPr>
            <w:noProof/>
            <w:webHidden/>
          </w:rPr>
          <w:t>52</w:t>
        </w:r>
        <w:r w:rsidR="00506648">
          <w:rPr>
            <w:noProof/>
            <w:webHidden/>
          </w:rPr>
          <w:fldChar w:fldCharType="end"/>
        </w:r>
      </w:hyperlink>
    </w:p>
    <w:p w14:paraId="6B731225"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47" w:history="1">
        <w:r w:rsidR="00506648" w:rsidRPr="00340B6C">
          <w:rPr>
            <w:rStyle w:val="Hyperlink"/>
            <w:noProof/>
            <w:lang w:val="vi-VN"/>
          </w:rPr>
          <w:t>4.2</w:t>
        </w:r>
        <w:r w:rsidR="00506648">
          <w:rPr>
            <w:rFonts w:asciiTheme="minorHAnsi" w:eastAsiaTheme="minorEastAsia" w:hAnsiTheme="minorHAnsi" w:cstheme="minorBidi"/>
            <w:noProof/>
            <w:sz w:val="22"/>
            <w:szCs w:val="22"/>
          </w:rPr>
          <w:tab/>
        </w:r>
        <w:r w:rsidR="00506648" w:rsidRPr="00340B6C">
          <w:rPr>
            <w:rStyle w:val="Hyperlink"/>
            <w:noProof/>
            <w:lang w:val="vi-VN"/>
          </w:rPr>
          <w:t>Phương pháp đánh giá</w:t>
        </w:r>
        <w:r w:rsidR="00506648">
          <w:rPr>
            <w:noProof/>
            <w:webHidden/>
          </w:rPr>
          <w:tab/>
        </w:r>
        <w:r w:rsidR="00506648">
          <w:rPr>
            <w:noProof/>
            <w:webHidden/>
          </w:rPr>
          <w:fldChar w:fldCharType="begin"/>
        </w:r>
        <w:r w:rsidR="00506648">
          <w:rPr>
            <w:noProof/>
            <w:webHidden/>
          </w:rPr>
          <w:instrText xml:space="preserve"> PAGEREF _Toc45630147 \h </w:instrText>
        </w:r>
        <w:r w:rsidR="00506648">
          <w:rPr>
            <w:noProof/>
            <w:webHidden/>
          </w:rPr>
        </w:r>
        <w:r w:rsidR="00506648">
          <w:rPr>
            <w:noProof/>
            <w:webHidden/>
          </w:rPr>
          <w:fldChar w:fldCharType="separate"/>
        </w:r>
        <w:r w:rsidR="00506648">
          <w:rPr>
            <w:noProof/>
            <w:webHidden/>
          </w:rPr>
          <w:t>52</w:t>
        </w:r>
        <w:r w:rsidR="00506648">
          <w:rPr>
            <w:noProof/>
            <w:webHidden/>
          </w:rPr>
          <w:fldChar w:fldCharType="end"/>
        </w:r>
      </w:hyperlink>
    </w:p>
    <w:p w14:paraId="388C0E00"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48" w:history="1">
        <w:r w:rsidR="00506648" w:rsidRPr="00340B6C">
          <w:rPr>
            <w:rStyle w:val="Hyperlink"/>
            <w:noProof/>
            <w:lang w:val="vi-VN"/>
          </w:rPr>
          <w:t>4.3</w:t>
        </w:r>
        <w:r w:rsidR="00506648">
          <w:rPr>
            <w:rFonts w:asciiTheme="minorHAnsi" w:eastAsiaTheme="minorEastAsia" w:hAnsiTheme="minorHAnsi" w:cstheme="minorBidi"/>
            <w:noProof/>
            <w:sz w:val="22"/>
            <w:szCs w:val="22"/>
          </w:rPr>
          <w:tab/>
        </w:r>
        <w:r w:rsidR="00506648" w:rsidRPr="00340B6C">
          <w:rPr>
            <w:rStyle w:val="Hyperlink"/>
            <w:noProof/>
            <w:lang w:val="vi-VN"/>
          </w:rPr>
          <w:t>Xây dựng bộ phân lớp cảm xúc</w:t>
        </w:r>
        <w:r w:rsidR="00506648">
          <w:rPr>
            <w:noProof/>
            <w:webHidden/>
          </w:rPr>
          <w:tab/>
        </w:r>
        <w:r w:rsidR="00506648">
          <w:rPr>
            <w:noProof/>
            <w:webHidden/>
          </w:rPr>
          <w:fldChar w:fldCharType="begin"/>
        </w:r>
        <w:r w:rsidR="00506648">
          <w:rPr>
            <w:noProof/>
            <w:webHidden/>
          </w:rPr>
          <w:instrText xml:space="preserve"> PAGEREF _Toc45630148 \h </w:instrText>
        </w:r>
        <w:r w:rsidR="00506648">
          <w:rPr>
            <w:noProof/>
            <w:webHidden/>
          </w:rPr>
        </w:r>
        <w:r w:rsidR="00506648">
          <w:rPr>
            <w:noProof/>
            <w:webHidden/>
          </w:rPr>
          <w:fldChar w:fldCharType="separate"/>
        </w:r>
        <w:r w:rsidR="00506648">
          <w:rPr>
            <w:noProof/>
            <w:webHidden/>
          </w:rPr>
          <w:t>54</w:t>
        </w:r>
        <w:r w:rsidR="00506648">
          <w:rPr>
            <w:noProof/>
            <w:webHidden/>
          </w:rPr>
          <w:fldChar w:fldCharType="end"/>
        </w:r>
      </w:hyperlink>
    </w:p>
    <w:p w14:paraId="7001F9E0"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49" w:history="1">
        <w:r w:rsidR="00506648" w:rsidRPr="00340B6C">
          <w:rPr>
            <w:rStyle w:val="Hyperlink"/>
            <w:noProof/>
            <w:lang w:val="vi-VN"/>
          </w:rPr>
          <w:t>4.4</w:t>
        </w:r>
        <w:r w:rsidR="00506648">
          <w:rPr>
            <w:rFonts w:asciiTheme="minorHAnsi" w:eastAsiaTheme="minorEastAsia" w:hAnsiTheme="minorHAnsi" w:cstheme="minorBidi"/>
            <w:noProof/>
            <w:sz w:val="22"/>
            <w:szCs w:val="22"/>
          </w:rPr>
          <w:tab/>
        </w:r>
        <w:r w:rsidR="00506648" w:rsidRPr="00340B6C">
          <w:rPr>
            <w:rStyle w:val="Hyperlink"/>
            <w:noProof/>
            <w:lang w:val="vi-VN"/>
          </w:rPr>
          <w:t>Kết quả thực nghiệm</w:t>
        </w:r>
        <w:r w:rsidR="00506648">
          <w:rPr>
            <w:noProof/>
            <w:webHidden/>
          </w:rPr>
          <w:tab/>
        </w:r>
        <w:r w:rsidR="00506648">
          <w:rPr>
            <w:noProof/>
            <w:webHidden/>
          </w:rPr>
          <w:fldChar w:fldCharType="begin"/>
        </w:r>
        <w:r w:rsidR="00506648">
          <w:rPr>
            <w:noProof/>
            <w:webHidden/>
          </w:rPr>
          <w:instrText xml:space="preserve"> PAGEREF _Toc45630149 \h </w:instrText>
        </w:r>
        <w:r w:rsidR="00506648">
          <w:rPr>
            <w:noProof/>
            <w:webHidden/>
          </w:rPr>
        </w:r>
        <w:r w:rsidR="00506648">
          <w:rPr>
            <w:noProof/>
            <w:webHidden/>
          </w:rPr>
          <w:fldChar w:fldCharType="separate"/>
        </w:r>
        <w:r w:rsidR="00506648">
          <w:rPr>
            <w:noProof/>
            <w:webHidden/>
          </w:rPr>
          <w:t>56</w:t>
        </w:r>
        <w:r w:rsidR="00506648">
          <w:rPr>
            <w:noProof/>
            <w:webHidden/>
          </w:rPr>
          <w:fldChar w:fldCharType="end"/>
        </w:r>
      </w:hyperlink>
    </w:p>
    <w:p w14:paraId="16DC0B73"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50" w:history="1">
        <w:r w:rsidR="00506648" w:rsidRPr="00340B6C">
          <w:rPr>
            <w:rStyle w:val="Hyperlink"/>
            <w:noProof/>
            <w:lang w:val="vi-VN"/>
          </w:rPr>
          <w:t>4.5</w:t>
        </w:r>
        <w:r w:rsidR="00506648">
          <w:rPr>
            <w:rFonts w:asciiTheme="minorHAnsi" w:eastAsiaTheme="minorEastAsia" w:hAnsiTheme="minorHAnsi" w:cstheme="minorBidi"/>
            <w:noProof/>
            <w:sz w:val="22"/>
            <w:szCs w:val="22"/>
          </w:rPr>
          <w:tab/>
        </w:r>
        <w:r w:rsidR="00506648" w:rsidRPr="00340B6C">
          <w:rPr>
            <w:rStyle w:val="Hyperlink"/>
            <w:noProof/>
            <w:lang w:val="vi-VN"/>
          </w:rPr>
          <w:t>Đánh giá kết quả</w:t>
        </w:r>
        <w:r w:rsidR="00506648">
          <w:rPr>
            <w:noProof/>
            <w:webHidden/>
          </w:rPr>
          <w:tab/>
        </w:r>
        <w:r w:rsidR="00506648">
          <w:rPr>
            <w:noProof/>
            <w:webHidden/>
          </w:rPr>
          <w:fldChar w:fldCharType="begin"/>
        </w:r>
        <w:r w:rsidR="00506648">
          <w:rPr>
            <w:noProof/>
            <w:webHidden/>
          </w:rPr>
          <w:instrText xml:space="preserve"> PAGEREF _Toc45630150 \h </w:instrText>
        </w:r>
        <w:r w:rsidR="00506648">
          <w:rPr>
            <w:noProof/>
            <w:webHidden/>
          </w:rPr>
        </w:r>
        <w:r w:rsidR="00506648">
          <w:rPr>
            <w:noProof/>
            <w:webHidden/>
          </w:rPr>
          <w:fldChar w:fldCharType="separate"/>
        </w:r>
        <w:r w:rsidR="00506648">
          <w:rPr>
            <w:noProof/>
            <w:webHidden/>
          </w:rPr>
          <w:t>60</w:t>
        </w:r>
        <w:r w:rsidR="00506648">
          <w:rPr>
            <w:noProof/>
            <w:webHidden/>
          </w:rPr>
          <w:fldChar w:fldCharType="end"/>
        </w:r>
      </w:hyperlink>
    </w:p>
    <w:p w14:paraId="12B00509"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51" w:history="1">
        <w:r w:rsidR="00506648" w:rsidRPr="00340B6C">
          <w:rPr>
            <w:rStyle w:val="Hyperlink"/>
            <w:noProof/>
            <w:lang w:val="vi-VN"/>
          </w:rPr>
          <w:t>CHƯƠNG 5: KẾT LUẬN VÀ HƯỚNG PHÁT TRIỂN</w:t>
        </w:r>
        <w:r w:rsidR="00506648">
          <w:rPr>
            <w:noProof/>
            <w:webHidden/>
          </w:rPr>
          <w:tab/>
        </w:r>
        <w:r w:rsidR="00506648">
          <w:rPr>
            <w:noProof/>
            <w:webHidden/>
          </w:rPr>
          <w:fldChar w:fldCharType="begin"/>
        </w:r>
        <w:r w:rsidR="00506648">
          <w:rPr>
            <w:noProof/>
            <w:webHidden/>
          </w:rPr>
          <w:instrText xml:space="preserve"> PAGEREF _Toc45630151 \h </w:instrText>
        </w:r>
        <w:r w:rsidR="00506648">
          <w:rPr>
            <w:noProof/>
            <w:webHidden/>
          </w:rPr>
        </w:r>
        <w:r w:rsidR="00506648">
          <w:rPr>
            <w:noProof/>
            <w:webHidden/>
          </w:rPr>
          <w:fldChar w:fldCharType="separate"/>
        </w:r>
        <w:r w:rsidR="00506648">
          <w:rPr>
            <w:noProof/>
            <w:webHidden/>
          </w:rPr>
          <w:t>61</w:t>
        </w:r>
        <w:r w:rsidR="00506648">
          <w:rPr>
            <w:noProof/>
            <w:webHidden/>
          </w:rPr>
          <w:fldChar w:fldCharType="end"/>
        </w:r>
      </w:hyperlink>
    </w:p>
    <w:p w14:paraId="05BDDDF9"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52" w:history="1">
        <w:r w:rsidR="00506648" w:rsidRPr="00340B6C">
          <w:rPr>
            <w:rStyle w:val="Hyperlink"/>
            <w:b/>
            <w:noProof/>
            <w:lang w:val="vi-VN"/>
          </w:rPr>
          <w:t>5.1</w:t>
        </w:r>
        <w:r w:rsidR="00506648">
          <w:rPr>
            <w:rFonts w:asciiTheme="minorHAnsi" w:eastAsiaTheme="minorEastAsia" w:hAnsiTheme="minorHAnsi" w:cstheme="minorBidi"/>
            <w:noProof/>
            <w:sz w:val="22"/>
            <w:szCs w:val="22"/>
          </w:rPr>
          <w:tab/>
        </w:r>
        <w:r w:rsidR="00506648" w:rsidRPr="00340B6C">
          <w:rPr>
            <w:rStyle w:val="Hyperlink"/>
            <w:b/>
            <w:noProof/>
            <w:lang w:val="vi-VN"/>
          </w:rPr>
          <w:t>Kết luận</w:t>
        </w:r>
        <w:r w:rsidR="00506648">
          <w:rPr>
            <w:noProof/>
            <w:webHidden/>
          </w:rPr>
          <w:tab/>
        </w:r>
        <w:r w:rsidR="00506648">
          <w:rPr>
            <w:noProof/>
            <w:webHidden/>
          </w:rPr>
          <w:fldChar w:fldCharType="begin"/>
        </w:r>
        <w:r w:rsidR="00506648">
          <w:rPr>
            <w:noProof/>
            <w:webHidden/>
          </w:rPr>
          <w:instrText xml:space="preserve"> PAGEREF _Toc45630152 \h </w:instrText>
        </w:r>
        <w:r w:rsidR="00506648">
          <w:rPr>
            <w:noProof/>
            <w:webHidden/>
          </w:rPr>
        </w:r>
        <w:r w:rsidR="00506648">
          <w:rPr>
            <w:noProof/>
            <w:webHidden/>
          </w:rPr>
          <w:fldChar w:fldCharType="separate"/>
        </w:r>
        <w:r w:rsidR="00506648">
          <w:rPr>
            <w:noProof/>
            <w:webHidden/>
          </w:rPr>
          <w:t>61</w:t>
        </w:r>
        <w:r w:rsidR="00506648">
          <w:rPr>
            <w:noProof/>
            <w:webHidden/>
          </w:rPr>
          <w:fldChar w:fldCharType="end"/>
        </w:r>
      </w:hyperlink>
    </w:p>
    <w:p w14:paraId="5FF959AB" w14:textId="77777777" w:rsidR="00506648" w:rsidRDefault="00AC2618">
      <w:pPr>
        <w:pStyle w:val="TOC2"/>
        <w:tabs>
          <w:tab w:val="left" w:pos="880"/>
          <w:tab w:val="right" w:leader="dot" w:pos="9440"/>
        </w:tabs>
        <w:rPr>
          <w:rFonts w:asciiTheme="minorHAnsi" w:eastAsiaTheme="minorEastAsia" w:hAnsiTheme="minorHAnsi" w:cstheme="minorBidi"/>
          <w:noProof/>
          <w:sz w:val="22"/>
          <w:szCs w:val="22"/>
        </w:rPr>
      </w:pPr>
      <w:hyperlink w:anchor="_Toc45630153" w:history="1">
        <w:r w:rsidR="00506648" w:rsidRPr="00340B6C">
          <w:rPr>
            <w:rStyle w:val="Hyperlink"/>
            <w:b/>
            <w:noProof/>
            <w:lang w:val="vi-VN"/>
          </w:rPr>
          <w:t>5.2</w:t>
        </w:r>
        <w:r w:rsidR="00506648">
          <w:rPr>
            <w:rFonts w:asciiTheme="minorHAnsi" w:eastAsiaTheme="minorEastAsia" w:hAnsiTheme="minorHAnsi" w:cstheme="minorBidi"/>
            <w:noProof/>
            <w:sz w:val="22"/>
            <w:szCs w:val="22"/>
          </w:rPr>
          <w:tab/>
        </w:r>
        <w:r w:rsidR="00506648" w:rsidRPr="00340B6C">
          <w:rPr>
            <w:rStyle w:val="Hyperlink"/>
            <w:b/>
            <w:noProof/>
            <w:lang w:val="vi-VN"/>
          </w:rPr>
          <w:t>Hướng phát triển</w:t>
        </w:r>
        <w:r w:rsidR="00506648">
          <w:rPr>
            <w:noProof/>
            <w:webHidden/>
          </w:rPr>
          <w:tab/>
        </w:r>
        <w:r w:rsidR="00506648">
          <w:rPr>
            <w:noProof/>
            <w:webHidden/>
          </w:rPr>
          <w:fldChar w:fldCharType="begin"/>
        </w:r>
        <w:r w:rsidR="00506648">
          <w:rPr>
            <w:noProof/>
            <w:webHidden/>
          </w:rPr>
          <w:instrText xml:space="preserve"> PAGEREF _Toc45630153 \h </w:instrText>
        </w:r>
        <w:r w:rsidR="00506648">
          <w:rPr>
            <w:noProof/>
            <w:webHidden/>
          </w:rPr>
        </w:r>
        <w:r w:rsidR="00506648">
          <w:rPr>
            <w:noProof/>
            <w:webHidden/>
          </w:rPr>
          <w:fldChar w:fldCharType="separate"/>
        </w:r>
        <w:r w:rsidR="00506648">
          <w:rPr>
            <w:noProof/>
            <w:webHidden/>
          </w:rPr>
          <w:t>61</w:t>
        </w:r>
        <w:r w:rsidR="00506648">
          <w:rPr>
            <w:noProof/>
            <w:webHidden/>
          </w:rPr>
          <w:fldChar w:fldCharType="end"/>
        </w:r>
      </w:hyperlink>
    </w:p>
    <w:p w14:paraId="7BF1E882" w14:textId="77777777" w:rsidR="00506648" w:rsidRDefault="00AC2618">
      <w:pPr>
        <w:pStyle w:val="TOC1"/>
        <w:tabs>
          <w:tab w:val="right" w:leader="dot" w:pos="9440"/>
        </w:tabs>
        <w:rPr>
          <w:rFonts w:asciiTheme="minorHAnsi" w:eastAsiaTheme="minorEastAsia" w:hAnsiTheme="minorHAnsi" w:cstheme="minorBidi"/>
          <w:noProof/>
          <w:sz w:val="22"/>
          <w:szCs w:val="22"/>
        </w:rPr>
      </w:pPr>
      <w:hyperlink w:anchor="_Toc45630154" w:history="1">
        <w:r w:rsidR="00506648" w:rsidRPr="00340B6C">
          <w:rPr>
            <w:rStyle w:val="Hyperlink"/>
            <w:noProof/>
            <w:lang w:val="vi-VN"/>
          </w:rPr>
          <w:t>TÀI LIỆU THAM KHẢO</w:t>
        </w:r>
        <w:r w:rsidR="00506648">
          <w:rPr>
            <w:noProof/>
            <w:webHidden/>
          </w:rPr>
          <w:tab/>
        </w:r>
        <w:r w:rsidR="00506648">
          <w:rPr>
            <w:noProof/>
            <w:webHidden/>
          </w:rPr>
          <w:fldChar w:fldCharType="begin"/>
        </w:r>
        <w:r w:rsidR="00506648">
          <w:rPr>
            <w:noProof/>
            <w:webHidden/>
          </w:rPr>
          <w:instrText xml:space="preserve"> PAGEREF _Toc45630154 \h </w:instrText>
        </w:r>
        <w:r w:rsidR="00506648">
          <w:rPr>
            <w:noProof/>
            <w:webHidden/>
          </w:rPr>
        </w:r>
        <w:r w:rsidR="00506648">
          <w:rPr>
            <w:noProof/>
            <w:webHidden/>
          </w:rPr>
          <w:fldChar w:fldCharType="separate"/>
        </w:r>
        <w:r w:rsidR="00506648">
          <w:rPr>
            <w:noProof/>
            <w:webHidden/>
          </w:rPr>
          <w:t>63</w:t>
        </w:r>
        <w:r w:rsidR="00506648">
          <w:rPr>
            <w:noProof/>
            <w:webHidden/>
          </w:rPr>
          <w:fldChar w:fldCharType="end"/>
        </w:r>
      </w:hyperlink>
    </w:p>
    <w:p w14:paraId="0A71B8F1" w14:textId="77777777" w:rsidR="00C67EFD" w:rsidRPr="003E6772" w:rsidRDefault="00C67EFD">
      <w:pPr>
        <w:rPr>
          <w:noProof/>
          <w:lang w:val="vi-VN"/>
        </w:rPr>
      </w:pPr>
      <w:r w:rsidRPr="003E6772">
        <w:rPr>
          <w:b/>
          <w:bCs/>
          <w:noProof/>
          <w:lang w:val="vi-VN"/>
        </w:rPr>
        <w:fldChar w:fldCharType="end"/>
      </w:r>
    </w:p>
    <w:p w14:paraId="47D0B6D0"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2D022B6C"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47488A40"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44ECA60C"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45AAEA4F"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48EBAB45"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1416565A"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37FB7DD5"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461724A1"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00E4FC93"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6BBA3CD6" w14:textId="77777777"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62BCC8BD" w14:textId="77777777"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14:paraId="7F6DEEB8" w14:textId="77777777"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14:paraId="376C16E9" w14:textId="77777777"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116" w:name="_Toc45630102"/>
      <w:r w:rsidR="00592B7D" w:rsidRPr="003E6772">
        <w:rPr>
          <w:rFonts w:ascii="Times New Roman" w:hAnsi="Times New Roman"/>
          <w:noProof/>
          <w:sz w:val="28"/>
          <w:szCs w:val="28"/>
          <w:lang w:val="vi-VN"/>
        </w:rPr>
        <w:lastRenderedPageBreak/>
        <w:t>DANH MỤC CÁC TỪ VIẾT TẮT</w:t>
      </w:r>
      <w:bookmarkEnd w:id="116"/>
    </w:p>
    <w:p w14:paraId="48B7AB1B" w14:textId="77777777"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14:paraId="11F486FF" w14:textId="77777777" w:rsidTr="00B62F5A">
        <w:tc>
          <w:tcPr>
            <w:tcW w:w="851" w:type="dxa"/>
          </w:tcPr>
          <w:p w14:paraId="492C0911" w14:textId="77777777"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14:paraId="3964BE59" w14:textId="77777777"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14:paraId="68E728C2" w14:textId="77777777"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14:paraId="07137ECF" w14:textId="77777777"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14:paraId="74A949C7" w14:textId="77777777" w:rsidTr="00B62F5A">
        <w:tc>
          <w:tcPr>
            <w:tcW w:w="851" w:type="dxa"/>
          </w:tcPr>
          <w:p w14:paraId="6CEB9629"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14:paraId="24ECA592"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14:paraId="2598A37D"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14:paraId="6BC4B6E4"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14:paraId="3912361F" w14:textId="77777777" w:rsidTr="00B62F5A">
        <w:tc>
          <w:tcPr>
            <w:tcW w:w="851" w:type="dxa"/>
          </w:tcPr>
          <w:p w14:paraId="1D80485D"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14:paraId="5D64CF01"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14:paraId="7F66548B"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14:paraId="13C64A04" w14:textId="77777777"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14:paraId="07C5465D" w14:textId="77777777" w:rsidTr="00B62F5A">
        <w:tc>
          <w:tcPr>
            <w:tcW w:w="851" w:type="dxa"/>
          </w:tcPr>
          <w:p w14:paraId="0AB325B9"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14:paraId="15BAD13F"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14:paraId="3AFA29B7" w14:textId="77777777"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14:paraId="2A1F246E" w14:textId="77777777"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14:paraId="3A35D532" w14:textId="77777777" w:rsidTr="00B62F5A">
        <w:tc>
          <w:tcPr>
            <w:tcW w:w="851" w:type="dxa"/>
          </w:tcPr>
          <w:p w14:paraId="36290C51" w14:textId="77777777"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14:paraId="5FCA518C" w14:textId="77777777"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14:paraId="6FA744B1" w14:textId="77777777"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14:paraId="7F033C86" w14:textId="77777777"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14:paraId="764F3031" w14:textId="77777777" w:rsidTr="00B62F5A">
        <w:tc>
          <w:tcPr>
            <w:tcW w:w="851" w:type="dxa"/>
          </w:tcPr>
          <w:p w14:paraId="3E40A406" w14:textId="77777777"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14:paraId="50E1513F" w14:textId="77777777"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14:paraId="6EF6BA45" w14:textId="77777777"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14:paraId="0A54E7D9" w14:textId="77777777"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14:paraId="3C8D3D88" w14:textId="77777777" w:rsidTr="00B62F5A">
        <w:tc>
          <w:tcPr>
            <w:tcW w:w="851" w:type="dxa"/>
          </w:tcPr>
          <w:p w14:paraId="56F8C920" w14:textId="77777777"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14:paraId="2148BE3F" w14:textId="77777777"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14:paraId="7EB746C2" w14:textId="77777777"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14:paraId="58227271" w14:textId="77777777"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14:paraId="41249ECC" w14:textId="77777777" w:rsidTr="00B62F5A">
        <w:tc>
          <w:tcPr>
            <w:tcW w:w="851" w:type="dxa"/>
          </w:tcPr>
          <w:p w14:paraId="117E5424" w14:textId="77777777"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14:paraId="366E925D" w14:textId="77777777"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14:paraId="4AF1D6D9" w14:textId="77777777"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14:paraId="3ACC0D3D" w14:textId="77777777"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14:paraId="2BB9D52C" w14:textId="77777777" w:rsidTr="00B62F5A">
        <w:tc>
          <w:tcPr>
            <w:tcW w:w="851" w:type="dxa"/>
          </w:tcPr>
          <w:p w14:paraId="34ECD672" w14:textId="77777777"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14:paraId="7CEBA130" w14:textId="77777777"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14:paraId="76939D1B" w14:textId="405D60FD" w:rsidR="007B45A3" w:rsidRPr="002166DA" w:rsidRDefault="007B45A3" w:rsidP="003B67EC">
            <w:pPr>
              <w:tabs>
                <w:tab w:val="num" w:pos="1260"/>
              </w:tabs>
              <w:autoSpaceDE w:val="0"/>
              <w:autoSpaceDN w:val="0"/>
              <w:spacing w:line="360" w:lineRule="auto"/>
              <w:rPr>
                <w:noProof/>
                <w:sz w:val="26"/>
                <w:szCs w:val="26"/>
                <w:rPrChange w:id="117" w:author="Thơ Lê" w:date="2020-07-29T13:42:00Z">
                  <w:rPr>
                    <w:noProof/>
                    <w:sz w:val="26"/>
                    <w:szCs w:val="26"/>
                    <w:lang w:val="vi-VN"/>
                  </w:rPr>
                </w:rPrChange>
              </w:rPr>
            </w:pPr>
            <w:r w:rsidRPr="003E6772">
              <w:rPr>
                <w:noProof/>
                <w:sz w:val="26"/>
                <w:szCs w:val="26"/>
                <w:lang w:val="vi-VN"/>
              </w:rPr>
              <w:t>Bag of word</w:t>
            </w:r>
            <w:ins w:id="118" w:author="Thơ Lê" w:date="2020-07-29T13:42:00Z">
              <w:r w:rsidR="002166DA">
                <w:rPr>
                  <w:noProof/>
                  <w:sz w:val="26"/>
                  <w:szCs w:val="26"/>
                </w:rPr>
                <w:t>s</w:t>
              </w:r>
            </w:ins>
          </w:p>
        </w:tc>
        <w:tc>
          <w:tcPr>
            <w:tcW w:w="2835" w:type="dxa"/>
          </w:tcPr>
          <w:p w14:paraId="17FEF997" w14:textId="77777777"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14:paraId="1333BF1F" w14:textId="77777777"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119" w:name="_Toc45630103"/>
      <w:r w:rsidRPr="003E6772">
        <w:rPr>
          <w:rFonts w:ascii="Times New Roman" w:hAnsi="Times New Roman"/>
          <w:noProof/>
          <w:lang w:val="vi-VN"/>
        </w:rPr>
        <w:lastRenderedPageBreak/>
        <w:t>DANH MỤC CÁC BẢNG</w:t>
      </w:r>
      <w:bookmarkEnd w:id="119"/>
    </w:p>
    <w:p w14:paraId="4337BC56" w14:textId="77777777"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14:paraId="4C41124C" w14:textId="77777777" w:rsidR="006A4BE3" w:rsidRPr="003E6772" w:rsidRDefault="00AC2618"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14:paraId="7767CC64" w14:textId="77777777" w:rsidR="006A4BE3" w:rsidRPr="003E6772" w:rsidRDefault="00AC261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14:paraId="64190FE9" w14:textId="77777777" w:rsidR="006A4BE3" w:rsidRPr="003E6772" w:rsidRDefault="00AC261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14:paraId="308459F4" w14:textId="77777777" w:rsidR="006A4BE3" w:rsidRPr="003E6772" w:rsidRDefault="00AC261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14:paraId="607BA63A" w14:textId="77777777" w:rsidR="006A4BE3" w:rsidRPr="003E6772" w:rsidRDefault="00AC261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14:paraId="02A4EEF1" w14:textId="77777777"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14:paraId="0C6F4E4C" w14:textId="77777777" w:rsidR="00D30625" w:rsidRPr="003E6772" w:rsidRDefault="00D30625" w:rsidP="00631ACD">
      <w:pPr>
        <w:spacing w:before="120"/>
        <w:rPr>
          <w:rFonts w:ascii="Cambria" w:hAnsi="Cambria"/>
          <w:noProof/>
          <w:kern w:val="32"/>
          <w:sz w:val="32"/>
          <w:lang w:val="vi-VN"/>
        </w:rPr>
      </w:pPr>
      <w:r w:rsidRPr="003E6772">
        <w:rPr>
          <w:noProof/>
          <w:lang w:val="vi-VN"/>
        </w:rPr>
        <w:br w:type="page"/>
      </w:r>
    </w:p>
    <w:p w14:paraId="251B7CAD" w14:textId="77777777" w:rsidR="007A5812" w:rsidRPr="003E6772" w:rsidRDefault="00592B7D" w:rsidP="00631ACD">
      <w:pPr>
        <w:pStyle w:val="Heading1"/>
        <w:spacing w:before="120" w:after="0" w:line="360" w:lineRule="auto"/>
        <w:jc w:val="center"/>
        <w:rPr>
          <w:rFonts w:ascii="Times New Roman" w:hAnsi="Times New Roman"/>
          <w:noProof/>
          <w:lang w:val="vi-VN"/>
        </w:rPr>
      </w:pPr>
      <w:bookmarkStart w:id="120" w:name="_Toc45630104"/>
      <w:r w:rsidRPr="003E6772">
        <w:rPr>
          <w:rFonts w:ascii="Times New Roman" w:hAnsi="Times New Roman"/>
          <w:noProof/>
          <w:lang w:val="vi-VN"/>
        </w:rPr>
        <w:lastRenderedPageBreak/>
        <w:t>DANH MỤC CÁC HÌNH</w:t>
      </w:r>
      <w:bookmarkEnd w:id="120"/>
    </w:p>
    <w:commentRangeStart w:id="121"/>
    <w:p w14:paraId="2A8AB2C2" w14:textId="77777777"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14:paraId="25F896BB"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14:paraId="4CBB4263"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14:paraId="46EEA5DF"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14:paraId="4C5E2C56"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14:paraId="53D7AE4A"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14:paraId="14463EED"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14:paraId="65E8CF1B"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14:paraId="2F5E23D0"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14:paraId="4990B6B5"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14:paraId="4FBE16EB" w14:textId="77777777" w:rsidR="00CC36FF" w:rsidRPr="003E6772" w:rsidRDefault="00AC261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14:paraId="4A82150E" w14:textId="77777777" w:rsidR="000F44CB" w:rsidRDefault="00AC2618" w:rsidP="00B0036A">
      <w:pPr>
        <w:pStyle w:val="TableofFigures"/>
        <w:tabs>
          <w:tab w:val="right" w:leader="dot" w:pos="9440"/>
        </w:tabs>
        <w:spacing w:before="120" w:line="360" w:lineRule="auto"/>
        <w:rPr>
          <w:noProof/>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commentRangeEnd w:id="121"/>
      <w:r w:rsidR="00E747CC">
        <w:rPr>
          <w:rStyle w:val="CommentReference"/>
        </w:rPr>
        <w:commentReference w:id="121"/>
      </w:r>
      <w:r w:rsidR="00CC36FF" w:rsidRPr="00B0036A">
        <w:rPr>
          <w:noProof/>
          <w:sz w:val="26"/>
          <w:szCs w:val="26"/>
          <w:lang w:val="vi-VN"/>
        </w:rPr>
        <w:fldChar w:fldCharType="begin"/>
      </w:r>
      <w:r w:rsidR="00CC36FF" w:rsidRPr="00B0036A">
        <w:rPr>
          <w:noProof/>
          <w:sz w:val="26"/>
          <w:szCs w:val="26"/>
          <w:lang w:val="vi-VN"/>
        </w:rPr>
        <w:instrText xml:space="preserve"> TOC \h \z \c "Hình 3-" </w:instrText>
      </w:r>
      <w:r w:rsidR="00CC36FF" w:rsidRPr="00B0036A">
        <w:rPr>
          <w:noProof/>
          <w:sz w:val="26"/>
          <w:szCs w:val="26"/>
          <w:lang w:val="vi-VN"/>
        </w:rPr>
        <w:fldChar w:fldCharType="separate"/>
      </w:r>
    </w:p>
    <w:p w14:paraId="7B6E9233" w14:textId="77777777" w:rsidR="000F44CB" w:rsidRPr="000F44CB" w:rsidRDefault="00AC261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0" w:history="1">
        <w:r w:rsidR="000F44CB" w:rsidRPr="000F44CB">
          <w:rPr>
            <w:rStyle w:val="Hyperlink"/>
            <w:noProof/>
            <w:sz w:val="26"/>
            <w:szCs w:val="26"/>
          </w:rPr>
          <w:t>Hình 3-1 Quy trình thực hiện phân lớp dữ liệu</w:t>
        </w:r>
        <w:r w:rsidR="009F239F">
          <w:rPr>
            <w:rStyle w:val="Hyperlink"/>
            <w:noProof/>
            <w:sz w:val="26"/>
            <w:szCs w:val="26"/>
          </w:rPr>
          <w:t xml:space="preserve"> ý kiến</w:t>
        </w:r>
        <w:r w:rsidR="000F44CB" w:rsidRPr="000F44CB">
          <w:rPr>
            <w:rStyle w:val="Hyperlink"/>
            <w:noProof/>
            <w:sz w:val="26"/>
            <w:szCs w:val="26"/>
          </w:rPr>
          <w:t xml:space="preserve"> đánh giá.</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_Toc45471700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43</w:t>
        </w:r>
        <w:r w:rsidR="000F44CB" w:rsidRPr="000F44CB">
          <w:rPr>
            <w:noProof/>
            <w:webHidden/>
            <w:sz w:val="26"/>
            <w:szCs w:val="26"/>
          </w:rPr>
          <w:fldChar w:fldCharType="end"/>
        </w:r>
      </w:hyperlink>
    </w:p>
    <w:p w14:paraId="5BEB9FBE" w14:textId="77777777" w:rsidR="000F44CB" w:rsidRPr="000F44CB" w:rsidRDefault="00AC261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1" w:history="1">
        <w:r w:rsidR="000F44CB" w:rsidRPr="000F44CB">
          <w:rPr>
            <w:rStyle w:val="Hyperlink"/>
            <w:noProof/>
            <w:sz w:val="26"/>
            <w:szCs w:val="26"/>
            <w:lang w:val="vi-VN"/>
          </w:rPr>
          <w:t>Hình 3-2 Tóm tắt các bước tiền xử lý văn bản [23].</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_Toc45471701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45</w:t>
        </w:r>
        <w:r w:rsidR="000F44CB" w:rsidRPr="000F44CB">
          <w:rPr>
            <w:noProof/>
            <w:webHidden/>
            <w:sz w:val="26"/>
            <w:szCs w:val="26"/>
          </w:rPr>
          <w:fldChar w:fldCharType="end"/>
        </w:r>
      </w:hyperlink>
    </w:p>
    <w:p w14:paraId="795C278B" w14:textId="77777777" w:rsidR="000F44CB" w:rsidRPr="000F44CB" w:rsidRDefault="00AC261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2" w:history="1">
        <w:r w:rsidR="000F44CB" w:rsidRPr="000F44CB">
          <w:rPr>
            <w:rStyle w:val="Hyperlink"/>
            <w:noProof/>
            <w:sz w:val="26"/>
            <w:szCs w:val="26"/>
            <w:lang w:val="vi-VN"/>
          </w:rPr>
          <w:t>Hình 3-3 Tổng hợp danh sách dữ liệu pretrained word embedding.</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_Toc45471702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47</w:t>
        </w:r>
        <w:r w:rsidR="000F44CB" w:rsidRPr="000F44CB">
          <w:rPr>
            <w:noProof/>
            <w:webHidden/>
            <w:sz w:val="26"/>
            <w:szCs w:val="26"/>
          </w:rPr>
          <w:fldChar w:fldCharType="end"/>
        </w:r>
      </w:hyperlink>
    </w:p>
    <w:p w14:paraId="5F65F26F" w14:textId="77777777" w:rsidR="000F44CB" w:rsidRPr="000F44CB" w:rsidRDefault="00AC261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3" w:history="1">
        <w:r w:rsidR="000F44CB" w:rsidRPr="000F44CB">
          <w:rPr>
            <w:rStyle w:val="Hyperlink"/>
            <w:noProof/>
            <w:sz w:val="26"/>
            <w:szCs w:val="26"/>
            <w:lang w:val="vi-VN"/>
          </w:rPr>
          <w:t>Hình 3-4 Mô hình xây dựng sentence2vec cho câu [24].</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_Toc45471703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48</w:t>
        </w:r>
        <w:r w:rsidR="000F44CB" w:rsidRPr="000F44CB">
          <w:rPr>
            <w:noProof/>
            <w:webHidden/>
            <w:sz w:val="26"/>
            <w:szCs w:val="26"/>
          </w:rPr>
          <w:fldChar w:fldCharType="end"/>
        </w:r>
      </w:hyperlink>
    </w:p>
    <w:p w14:paraId="65127EBD" w14:textId="77777777" w:rsidR="006A4BE3" w:rsidRPr="003E6772" w:rsidRDefault="00CC36FF"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B0036A">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14:paraId="11950084" w14:textId="77777777" w:rsidR="006A4BE3" w:rsidRPr="003E6772" w:rsidRDefault="00AC261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14:paraId="1C4171FE" w14:textId="77777777" w:rsidR="006A4BE3" w:rsidRPr="003E6772" w:rsidRDefault="00AC261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14:paraId="15BECCEE" w14:textId="77777777" w:rsidR="006A4BE3" w:rsidRPr="003E6772" w:rsidRDefault="00AC261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14:paraId="53C88E04" w14:textId="77777777" w:rsidR="006A4BE3" w:rsidRPr="003E6772" w:rsidRDefault="00AC261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14:paraId="4FFD1B33" w14:textId="77777777" w:rsidR="006A4BE3" w:rsidRPr="003E6772" w:rsidRDefault="00AC261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14:paraId="3C095502" w14:textId="77777777" w:rsidR="006A4BE3" w:rsidRPr="003E6772" w:rsidRDefault="00AC261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14:paraId="4D0F13A1" w14:textId="77777777" w:rsidR="0097097C" w:rsidRPr="003E6772" w:rsidRDefault="00B656DD" w:rsidP="006A4BE3">
      <w:pPr>
        <w:spacing w:before="120" w:line="360" w:lineRule="auto"/>
        <w:rPr>
          <w:noProof/>
          <w:lang w:val="vi-VN"/>
        </w:rPr>
        <w:sectPr w:rsidR="0097097C" w:rsidRPr="003E6772" w:rsidSect="00153E3F">
          <w:headerReference w:type="default" r:id="rId14"/>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14:paraId="5670E286" w14:textId="77777777" w:rsidR="00AC543A" w:rsidRPr="003E6772" w:rsidRDefault="002F509C" w:rsidP="00403B39">
      <w:pPr>
        <w:pStyle w:val="Heading1"/>
        <w:spacing w:before="120" w:line="360" w:lineRule="auto"/>
        <w:jc w:val="center"/>
        <w:rPr>
          <w:b w:val="0"/>
          <w:noProof/>
          <w:sz w:val="36"/>
          <w:lang w:val="vi-VN"/>
        </w:rPr>
      </w:pPr>
      <w:bookmarkStart w:id="122" w:name="_Toc45630105"/>
      <w:r w:rsidRPr="003E6772">
        <w:rPr>
          <w:rFonts w:ascii="Times New Roman" w:hAnsi="Times New Roman"/>
          <w:noProof/>
          <w:sz w:val="36"/>
          <w:lang w:val="vi-VN"/>
        </w:rPr>
        <w:lastRenderedPageBreak/>
        <w:t>CHƯƠNG 1: GIỚI THIỆU</w:t>
      </w:r>
      <w:bookmarkEnd w:id="122"/>
    </w:p>
    <w:p w14:paraId="43AF231E" w14:textId="77777777"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123" w:name="_Toc45630106"/>
      <w:r w:rsidRPr="003E6772">
        <w:rPr>
          <w:rFonts w:ascii="Times New Roman" w:hAnsi="Times New Roman"/>
          <w:i w:val="0"/>
          <w:noProof/>
          <w:lang w:val="vi-VN"/>
        </w:rPr>
        <w:t>Giới thiệu</w:t>
      </w:r>
      <w:bookmarkEnd w:id="123"/>
    </w:p>
    <w:p w14:paraId="30E31A14" w14:textId="66DBF336" w:rsidR="00870E1F" w:rsidRPr="003E6772" w:rsidRDefault="00870E1F" w:rsidP="007D0211">
      <w:pPr>
        <w:spacing w:before="120" w:line="360" w:lineRule="auto"/>
        <w:ind w:firstLine="284"/>
        <w:jc w:val="both"/>
        <w:rPr>
          <w:noProof/>
          <w:sz w:val="26"/>
          <w:szCs w:val="26"/>
          <w:lang w:val="vi-VN"/>
        </w:rPr>
      </w:pPr>
      <w:commentRangeStart w:id="124"/>
      <w:r w:rsidRPr="003E6772">
        <w:rPr>
          <w:noProof/>
          <w:sz w:val="26"/>
          <w:szCs w:val="26"/>
          <w:lang w:val="vi-VN"/>
        </w:rPr>
        <w:t xml:space="preserve">Như chúng ta đã biết từ ngày xa xưa cho đến hiện nay </w:t>
      </w:r>
      <w:commentRangeEnd w:id="124"/>
      <w:r w:rsidR="00D0633B">
        <w:rPr>
          <w:rStyle w:val="CommentReference"/>
        </w:rPr>
        <w:commentReference w:id="124"/>
      </w:r>
      <w:r w:rsidRPr="003E6772">
        <w:rPr>
          <w:noProof/>
          <w:sz w:val="26"/>
          <w:szCs w:val="26"/>
          <w:lang w:val="vi-VN"/>
        </w:rPr>
        <w:t xml:space="preserve">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w:t>
      </w:r>
      <w:del w:id="125" w:author="Thơ Lê" w:date="2020-07-29T14:15:00Z">
        <w:r w:rsidRPr="003E6772" w:rsidDel="00455982">
          <w:rPr>
            <w:noProof/>
            <w:sz w:val="26"/>
            <w:szCs w:val="26"/>
            <w:lang w:val="vi-VN"/>
          </w:rPr>
          <w:delText xml:space="preserve">diễn ra </w:delText>
        </w:r>
      </w:del>
      <w:ins w:id="126" w:author="Thơ Lê" w:date="2020-07-29T14:15:00Z">
        <w:r w:rsidR="00455982" w:rsidRPr="00455982">
          <w:rPr>
            <w:noProof/>
            <w:sz w:val="26"/>
            <w:szCs w:val="26"/>
            <w:lang w:val="vi-VN"/>
            <w:rPrChange w:id="127" w:author="Thơ Lê" w:date="2020-07-29T14:15:00Z">
              <w:rPr>
                <w:noProof/>
                <w:sz w:val="26"/>
                <w:szCs w:val="26"/>
              </w:rPr>
            </w:rPrChange>
          </w:rPr>
          <w:t xml:space="preserve">thực hiện </w:t>
        </w:r>
      </w:ins>
      <w:r w:rsidRPr="003E6772">
        <w:rPr>
          <w:noProof/>
          <w:sz w:val="26"/>
          <w:szCs w:val="26"/>
          <w:lang w:val="vi-VN"/>
        </w:rPr>
        <w:t xml:space="preserve">dưới dạng </w:t>
      </w:r>
      <w:ins w:id="128" w:author="Thơ Lê" w:date="2020-07-29T14:15:00Z">
        <w:r w:rsidR="0080567F" w:rsidRPr="0080567F">
          <w:rPr>
            <w:noProof/>
            <w:sz w:val="26"/>
            <w:szCs w:val="26"/>
            <w:lang w:val="vi-VN"/>
            <w:rPrChange w:id="129" w:author="Thơ Lê" w:date="2020-07-29T14:15:00Z">
              <w:rPr>
                <w:noProof/>
                <w:sz w:val="26"/>
                <w:szCs w:val="26"/>
              </w:rPr>
            </w:rPrChange>
          </w:rPr>
          <w:t xml:space="preserve">phỏng vấn hay </w:t>
        </w:r>
      </w:ins>
      <w:r w:rsidRPr="003E6772">
        <w:rPr>
          <w:noProof/>
          <w:sz w:val="26"/>
          <w:szCs w:val="26"/>
          <w:lang w:val="vi-VN"/>
        </w:rPr>
        <w:t>hòm thư góp ý</w:t>
      </w:r>
      <w:del w:id="130" w:author="Thơ Lê" w:date="2020-07-29T14:15:00Z">
        <w:r w:rsidRPr="003E6772" w:rsidDel="0080567F">
          <w:rPr>
            <w:noProof/>
            <w:sz w:val="26"/>
            <w:szCs w:val="26"/>
            <w:lang w:val="vi-VN"/>
          </w:rPr>
          <w:delText>, lấy ý kiến trực tiếp.v.v</w:delText>
        </w:r>
      </w:del>
      <w:r w:rsidRPr="003E6772">
        <w:rPr>
          <w:noProof/>
          <w:sz w:val="26"/>
          <w:szCs w:val="26"/>
          <w:lang w:val="vi-VN"/>
        </w:rPr>
        <w:t>. Trong những năm gần đây với sự bùng nổ của ngành công nghệ thông tin</w:t>
      </w:r>
      <w:ins w:id="131" w:author="Thơ Lê" w:date="2020-07-29T14:15:00Z">
        <w:r w:rsidR="00455982" w:rsidRPr="00455982">
          <w:rPr>
            <w:noProof/>
            <w:sz w:val="26"/>
            <w:szCs w:val="26"/>
            <w:lang w:val="vi-VN"/>
            <w:rPrChange w:id="132" w:author="Thơ Lê" w:date="2020-07-29T14:15:00Z">
              <w:rPr>
                <w:noProof/>
                <w:sz w:val="26"/>
                <w:szCs w:val="26"/>
              </w:rPr>
            </w:rPrChange>
          </w:rPr>
          <w:t>,</w:t>
        </w:r>
      </w:ins>
      <w:r w:rsidRPr="003E6772">
        <w:rPr>
          <w:noProof/>
          <w:sz w:val="26"/>
          <w:szCs w:val="26"/>
          <w:lang w:val="vi-VN"/>
        </w:rPr>
        <w:t xml:space="preserve"> công việc </w:t>
      </w:r>
      <w:del w:id="133" w:author="Thơ Lê" w:date="2020-07-29T14:17:00Z">
        <w:r w:rsidRPr="003E6772" w:rsidDel="00704B55">
          <w:rPr>
            <w:noProof/>
            <w:sz w:val="26"/>
            <w:szCs w:val="26"/>
            <w:lang w:val="vi-VN"/>
          </w:rPr>
          <w:delText xml:space="preserve">này </w:delText>
        </w:r>
      </w:del>
      <w:ins w:id="134" w:author="Thơ Lê" w:date="2020-07-29T14:17:00Z">
        <w:r w:rsidR="00704B55" w:rsidRPr="00704B55">
          <w:rPr>
            <w:noProof/>
            <w:sz w:val="26"/>
            <w:szCs w:val="26"/>
            <w:lang w:val="vi-VN"/>
            <w:rPrChange w:id="135" w:author="Thơ Lê" w:date="2020-07-29T14:17:00Z">
              <w:rPr>
                <w:noProof/>
                <w:sz w:val="26"/>
                <w:szCs w:val="26"/>
              </w:rPr>
            </w:rPrChange>
          </w:rPr>
          <w:t>thu thập ý kiến hay bình luận</w:t>
        </w:r>
        <w:r w:rsidR="00704B55" w:rsidRPr="003E6772">
          <w:rPr>
            <w:noProof/>
            <w:sz w:val="26"/>
            <w:szCs w:val="26"/>
            <w:lang w:val="vi-VN"/>
          </w:rPr>
          <w:t xml:space="preserve"> </w:t>
        </w:r>
      </w:ins>
      <w:ins w:id="136" w:author="Thơ Lê" w:date="2020-07-29T14:15:00Z">
        <w:r w:rsidR="00455982" w:rsidRPr="00455982">
          <w:rPr>
            <w:noProof/>
            <w:sz w:val="26"/>
            <w:szCs w:val="26"/>
            <w:lang w:val="vi-VN"/>
            <w:rPrChange w:id="137" w:author="Thơ Lê" w:date="2020-07-29T14:15:00Z">
              <w:rPr>
                <w:noProof/>
                <w:sz w:val="26"/>
                <w:szCs w:val="26"/>
              </w:rPr>
            </w:rPrChange>
          </w:rPr>
          <w:t xml:space="preserve">được </w:t>
        </w:r>
      </w:ins>
      <w:ins w:id="138" w:author="Thơ Lê" w:date="2020-07-29T14:17:00Z">
        <w:r w:rsidR="00011C41" w:rsidRPr="00011C41">
          <w:rPr>
            <w:noProof/>
            <w:sz w:val="26"/>
            <w:szCs w:val="26"/>
            <w:lang w:val="vi-VN"/>
            <w:rPrChange w:id="139" w:author="Thơ Lê" w:date="2020-07-29T14:17:00Z">
              <w:rPr>
                <w:noProof/>
                <w:sz w:val="26"/>
                <w:szCs w:val="26"/>
              </w:rPr>
            </w:rPrChange>
          </w:rPr>
          <w:t xml:space="preserve">số hóa </w:t>
        </w:r>
      </w:ins>
      <w:ins w:id="140" w:author="Thơ Lê" w:date="2020-07-29T14:18:00Z">
        <w:r w:rsidR="00864B77" w:rsidRPr="00864B77">
          <w:rPr>
            <w:noProof/>
            <w:sz w:val="26"/>
            <w:szCs w:val="26"/>
            <w:lang w:val="vi-VN"/>
            <w:rPrChange w:id="141" w:author="Thơ Lê" w:date="2020-07-29T14:18:00Z">
              <w:rPr>
                <w:noProof/>
                <w:sz w:val="26"/>
                <w:szCs w:val="26"/>
              </w:rPr>
            </w:rPrChange>
          </w:rPr>
          <w:t xml:space="preserve">bằng các phương pháp </w:t>
        </w:r>
      </w:ins>
      <w:ins w:id="142" w:author="Thơ Lê" w:date="2020-07-29T14:17:00Z">
        <w:r w:rsidR="00927B50" w:rsidRPr="00927B50">
          <w:rPr>
            <w:noProof/>
            <w:sz w:val="26"/>
            <w:szCs w:val="26"/>
            <w:lang w:val="vi-VN"/>
            <w:rPrChange w:id="143" w:author="Thơ Lê" w:date="2020-07-29T14:17:00Z">
              <w:rPr>
                <w:noProof/>
                <w:sz w:val="26"/>
                <w:szCs w:val="26"/>
              </w:rPr>
            </w:rPrChange>
          </w:rPr>
          <w:t>trực tuyế</w:t>
        </w:r>
        <w:r w:rsidR="00927B50" w:rsidRPr="00BD37A5">
          <w:rPr>
            <w:noProof/>
            <w:sz w:val="26"/>
            <w:szCs w:val="26"/>
            <w:lang w:val="vi-VN"/>
            <w:rPrChange w:id="144" w:author="Thơ Lê" w:date="2020-07-29T14:17:00Z">
              <w:rPr>
                <w:noProof/>
                <w:sz w:val="26"/>
                <w:szCs w:val="26"/>
              </w:rPr>
            </w:rPrChange>
          </w:rPr>
          <w:t>n</w:t>
        </w:r>
      </w:ins>
      <w:del w:id="145" w:author="Thơ Lê" w:date="2020-07-29T14:17:00Z">
        <w:r w:rsidRPr="003E6772" w:rsidDel="00011C41">
          <w:rPr>
            <w:noProof/>
            <w:sz w:val="26"/>
            <w:szCs w:val="26"/>
            <w:lang w:val="vi-VN"/>
          </w:rPr>
          <w:delText xml:space="preserve">ngày càng được </w:delText>
        </w:r>
        <w:r w:rsidR="00B3715D" w:rsidRPr="003E6772" w:rsidDel="00011C41">
          <w:rPr>
            <w:noProof/>
            <w:sz w:val="26"/>
            <w:szCs w:val="26"/>
            <w:lang w:val="vi-VN"/>
          </w:rPr>
          <w:delText>quan tâm</w:delText>
        </w:r>
        <w:r w:rsidRPr="003E6772" w:rsidDel="00011C41">
          <w:rPr>
            <w:noProof/>
            <w:sz w:val="26"/>
            <w:szCs w:val="26"/>
            <w:lang w:val="vi-VN"/>
          </w:rPr>
          <w:delText xml:space="preserve"> và số hóa nhiều hơn</w:delText>
        </w:r>
      </w:del>
      <w:r w:rsidRPr="003E6772">
        <w:rPr>
          <w:noProof/>
          <w:sz w:val="26"/>
          <w:szCs w:val="26"/>
          <w:lang w:val="vi-VN"/>
        </w:rPr>
        <w:t xml:space="preserve">. </w:t>
      </w:r>
    </w:p>
    <w:p w14:paraId="136C457D" w14:textId="43063603"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ins w:id="146" w:author="Thơ Lê" w:date="2020-07-29T14:18:00Z">
        <w:r w:rsidR="00A10228" w:rsidRPr="00A10228">
          <w:rPr>
            <w:noProof/>
            <w:sz w:val="26"/>
            <w:szCs w:val="26"/>
            <w:lang w:val="vi-VN"/>
            <w:rPrChange w:id="147" w:author="Thơ Lê" w:date="2020-07-29T14:18:00Z">
              <w:rPr>
                <w:noProof/>
                <w:sz w:val="26"/>
                <w:szCs w:val="26"/>
              </w:rPr>
            </w:rPrChange>
          </w:rPr>
          <w:t xml:space="preserve"> bao gồ</w:t>
        </w:r>
        <w:r w:rsidR="00A10228" w:rsidRPr="004A2A19">
          <w:rPr>
            <w:noProof/>
            <w:sz w:val="26"/>
            <w:szCs w:val="26"/>
            <w:lang w:val="vi-VN"/>
            <w:rPrChange w:id="148" w:author="Thơ Lê" w:date="2020-07-29T14:18:00Z">
              <w:rPr>
                <w:noProof/>
                <w:sz w:val="26"/>
                <w:szCs w:val="26"/>
              </w:rPr>
            </w:rPrChange>
          </w:rPr>
          <w:t>m</w:t>
        </w:r>
      </w:ins>
      <w:r w:rsidRPr="003E6772">
        <w:rPr>
          <w:noProof/>
          <w:sz w:val="26"/>
          <w:szCs w:val="26"/>
          <w:lang w:val="vi-VN"/>
        </w:rPr>
        <w:t>:</w:t>
      </w:r>
    </w:p>
    <w:p w14:paraId="3BB2862E" w14:textId="77777777"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14:paraId="4AD26E46" w14:textId="77777777"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14:paraId="05DD4BED" w14:textId="7264CB10"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ins w:id="149" w:author="Thơ Lê" w:date="2020-07-29T14:23:00Z">
        <w:r w:rsidR="00AD7FCE" w:rsidRPr="00AD7FCE">
          <w:rPr>
            <w:noProof/>
            <w:szCs w:val="26"/>
            <w:lang w:val="vi-VN"/>
            <w:rPrChange w:id="150" w:author="Thơ Lê" w:date="2020-07-29T14:23:00Z">
              <w:rPr>
                <w:noProof/>
                <w:szCs w:val="26"/>
              </w:rPr>
            </w:rPrChange>
          </w:rPr>
          <w:t xml:space="preserve"> ha</w:t>
        </w:r>
        <w:r w:rsidR="00AD7FCE" w:rsidRPr="00CA62D6">
          <w:rPr>
            <w:noProof/>
            <w:szCs w:val="26"/>
            <w:lang w:val="vi-VN"/>
            <w:rPrChange w:id="151" w:author="Thơ Lê" w:date="2020-07-29T14:23:00Z">
              <w:rPr>
                <w:noProof/>
                <w:szCs w:val="26"/>
              </w:rPr>
            </w:rPrChange>
          </w:rPr>
          <w:t>y</w:t>
        </w:r>
      </w:ins>
      <w:ins w:id="152" w:author="Thơ Lê" w:date="2020-07-29T14:22:00Z">
        <w:r w:rsidR="0001433B" w:rsidRPr="0001433B">
          <w:rPr>
            <w:noProof/>
            <w:szCs w:val="26"/>
            <w:lang w:val="vi-VN"/>
            <w:rPrChange w:id="153" w:author="Thơ Lê" w:date="2020-07-29T14:22:00Z">
              <w:rPr>
                <w:noProof/>
                <w:szCs w:val="26"/>
              </w:rPr>
            </w:rPrChange>
          </w:rPr>
          <w:t xml:space="preserve"> Tw</w:t>
        </w:r>
        <w:r w:rsidR="00D5720F" w:rsidRPr="00110F86">
          <w:rPr>
            <w:noProof/>
            <w:szCs w:val="26"/>
            <w:lang w:val="vi-VN"/>
            <w:rPrChange w:id="154" w:author="Thơ Lê" w:date="2020-07-29T14:22:00Z">
              <w:rPr>
                <w:noProof/>
                <w:szCs w:val="26"/>
              </w:rPr>
            </w:rPrChange>
          </w:rPr>
          <w:t>i</w:t>
        </w:r>
      </w:ins>
      <w:ins w:id="155" w:author="Thơ Lê" w:date="2020-07-29T14:23:00Z">
        <w:r w:rsidR="00110F86" w:rsidRPr="00AD7FCE">
          <w:rPr>
            <w:noProof/>
            <w:szCs w:val="26"/>
            <w:lang w:val="vi-VN"/>
            <w:rPrChange w:id="156" w:author="Thơ Lê" w:date="2020-07-29T14:23:00Z">
              <w:rPr>
                <w:noProof/>
                <w:szCs w:val="26"/>
              </w:rPr>
            </w:rPrChange>
          </w:rPr>
          <w:t>t</w:t>
        </w:r>
      </w:ins>
      <w:ins w:id="157" w:author="Thơ Lê" w:date="2020-07-29T14:22:00Z">
        <w:r w:rsidR="0001433B" w:rsidRPr="0001433B">
          <w:rPr>
            <w:noProof/>
            <w:szCs w:val="26"/>
            <w:lang w:val="vi-VN"/>
            <w:rPrChange w:id="158" w:author="Thơ Lê" w:date="2020-07-29T14:22:00Z">
              <w:rPr>
                <w:noProof/>
                <w:szCs w:val="26"/>
              </w:rPr>
            </w:rPrChange>
          </w:rPr>
          <w:t>ter</w:t>
        </w:r>
      </w:ins>
      <w:r w:rsidRPr="003E6772">
        <w:rPr>
          <w:noProof/>
          <w:szCs w:val="26"/>
          <w:lang w:val="vi-VN"/>
        </w:rPr>
        <w:t>.</w:t>
      </w:r>
    </w:p>
    <w:p w14:paraId="15B66412" w14:textId="7D0F050F"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w:t>
      </w:r>
      <w:del w:id="159" w:author="Thơ Lê" w:date="2020-07-29T14:23:00Z">
        <w:r w:rsidRPr="003E6772" w:rsidDel="00CA62D6">
          <w:rPr>
            <w:noProof/>
            <w:szCs w:val="26"/>
            <w:lang w:val="vi-VN"/>
          </w:rPr>
          <w:delText xml:space="preserve">, </w:delText>
        </w:r>
      </w:del>
      <w:ins w:id="160" w:author="Thơ Lê" w:date="2020-07-29T14:23:00Z">
        <w:r w:rsidR="00CA62D6" w:rsidRPr="00CA62D6">
          <w:rPr>
            <w:noProof/>
            <w:szCs w:val="26"/>
            <w:lang w:val="vi-VN"/>
            <w:rPrChange w:id="161" w:author="Thơ Lê" w:date="2020-07-29T14:23:00Z">
              <w:rPr>
                <w:noProof/>
                <w:szCs w:val="26"/>
              </w:rPr>
            </w:rPrChange>
          </w:rPr>
          <w:t xml:space="preserve"> </w:t>
        </w:r>
        <w:r w:rsidR="00CA62D6" w:rsidRPr="00742482">
          <w:rPr>
            <w:noProof/>
            <w:szCs w:val="26"/>
            <w:lang w:val="vi-VN"/>
            <w:rPrChange w:id="162" w:author="Thơ Lê" w:date="2020-07-29T14:24:00Z">
              <w:rPr>
                <w:noProof/>
                <w:szCs w:val="26"/>
              </w:rPr>
            </w:rPrChange>
          </w:rPr>
          <w:t>và</w:t>
        </w:r>
        <w:r w:rsidR="00CA62D6" w:rsidRPr="003E6772">
          <w:rPr>
            <w:noProof/>
            <w:szCs w:val="26"/>
            <w:lang w:val="vi-VN"/>
          </w:rPr>
          <w:t xml:space="preserve"> </w:t>
        </w:r>
      </w:ins>
      <w:r w:rsidRPr="003E6772">
        <w:rPr>
          <w:noProof/>
          <w:szCs w:val="26"/>
          <w:lang w:val="vi-VN"/>
        </w:rPr>
        <w:t>sản phẩm.</w:t>
      </w:r>
    </w:p>
    <w:p w14:paraId="1129B705" w14:textId="77777777"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14:paraId="085F024D" w14:textId="77777777"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14:paraId="3FE80263" w14:textId="77777777"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14:paraId="42B07591" w14:textId="77777777"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14:paraId="069B2135" w14:textId="77777777"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14:paraId="0855A674" w14:textId="77777777"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14:paraId="58DF6C75" w14:textId="77777777"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63" w:name="_Toc45630107"/>
      <w:r w:rsidRPr="003E6772">
        <w:rPr>
          <w:rFonts w:ascii="Times New Roman" w:hAnsi="Times New Roman"/>
          <w:i w:val="0"/>
          <w:noProof/>
          <w:lang w:val="vi-VN"/>
        </w:rPr>
        <w:t>Tính cấp thiết luận văn</w:t>
      </w:r>
      <w:bookmarkEnd w:id="163"/>
    </w:p>
    <w:p w14:paraId="0E50A6D0" w14:textId="5CE9DCED"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w:t>
      </w:r>
      <w:ins w:id="164" w:author="Thơ Lê" w:date="2020-07-29T14:25:00Z">
        <w:r w:rsidR="002D3E8E" w:rsidRPr="002D3E8E">
          <w:rPr>
            <w:noProof/>
            <w:sz w:val="26"/>
            <w:szCs w:val="26"/>
            <w:lang w:val="vi-VN"/>
            <w:rPrChange w:id="165" w:author="Thơ Lê" w:date="2020-07-29T14:25:00Z">
              <w:rPr>
                <w:noProof/>
                <w:sz w:val="26"/>
                <w:szCs w:val="26"/>
              </w:rPr>
            </w:rPrChange>
          </w:rPr>
          <w:t xml:space="preserve"> </w:t>
        </w:r>
      </w:ins>
      <w:r w:rsidRPr="003E6772">
        <w:rPr>
          <w:noProof/>
          <w:sz w:val="26"/>
          <w:szCs w:val="26"/>
          <w:lang w:val="vi-VN"/>
        </w:rPr>
        <w:t>H</w:t>
      </w:r>
      <w:ins w:id="166" w:author="Thơ Lê" w:date="2020-07-29T14:25:00Z">
        <w:r w:rsidR="002D3E8E" w:rsidRPr="002D3E8E">
          <w:rPr>
            <w:noProof/>
            <w:sz w:val="26"/>
            <w:szCs w:val="26"/>
            <w:lang w:val="vi-VN"/>
            <w:rPrChange w:id="167" w:author="Thơ Lê" w:date="2020-07-29T14:25:00Z">
              <w:rPr>
                <w:noProof/>
                <w:sz w:val="26"/>
                <w:szCs w:val="26"/>
              </w:rPr>
            </w:rPrChange>
          </w:rPr>
          <w:t xml:space="preserve">ồ </w:t>
        </w:r>
      </w:ins>
      <w:r w:rsidRPr="003E6772">
        <w:rPr>
          <w:noProof/>
          <w:sz w:val="26"/>
          <w:szCs w:val="26"/>
          <w:lang w:val="vi-VN"/>
        </w:rPr>
        <w:t>C</w:t>
      </w:r>
      <w:ins w:id="168" w:author="Thơ Lê" w:date="2020-07-29T14:25:00Z">
        <w:r w:rsidR="002D3E8E" w:rsidRPr="002D3E8E">
          <w:rPr>
            <w:noProof/>
            <w:sz w:val="26"/>
            <w:szCs w:val="26"/>
            <w:lang w:val="vi-VN"/>
            <w:rPrChange w:id="169" w:author="Thơ Lê" w:date="2020-07-29T14:25:00Z">
              <w:rPr>
                <w:noProof/>
                <w:sz w:val="26"/>
                <w:szCs w:val="26"/>
              </w:rPr>
            </w:rPrChange>
          </w:rPr>
          <w:t xml:space="preserve">hí </w:t>
        </w:r>
      </w:ins>
      <w:r w:rsidRPr="003E6772">
        <w:rPr>
          <w:noProof/>
          <w:sz w:val="26"/>
          <w:szCs w:val="26"/>
          <w:lang w:val="vi-VN"/>
        </w:rPr>
        <w:t>M</w:t>
      </w:r>
      <w:ins w:id="170" w:author="Thơ Lê" w:date="2020-07-29T14:25:00Z">
        <w:r w:rsidR="002D3E8E" w:rsidRPr="002D3E8E">
          <w:rPr>
            <w:noProof/>
            <w:sz w:val="26"/>
            <w:szCs w:val="26"/>
            <w:lang w:val="vi-VN"/>
            <w:rPrChange w:id="171" w:author="Thơ Lê" w:date="2020-07-29T14:25:00Z">
              <w:rPr>
                <w:noProof/>
                <w:sz w:val="26"/>
                <w:szCs w:val="26"/>
              </w:rPr>
            </w:rPrChange>
          </w:rPr>
          <w:t>in</w:t>
        </w:r>
        <w:r w:rsidR="002D3E8E" w:rsidRPr="00BD4C82">
          <w:rPr>
            <w:noProof/>
            <w:sz w:val="26"/>
            <w:szCs w:val="26"/>
            <w:lang w:val="vi-VN"/>
            <w:rPrChange w:id="172" w:author="Thơ Lê" w:date="2020-07-29T14:25:00Z">
              <w:rPr>
                <w:noProof/>
                <w:sz w:val="26"/>
                <w:szCs w:val="26"/>
              </w:rPr>
            </w:rPrChange>
          </w:rPr>
          <w:t>h</w:t>
        </w:r>
      </w:ins>
      <w:r w:rsidRPr="003E6772">
        <w:rPr>
          <w:noProof/>
          <w:sz w:val="26"/>
          <w:szCs w:val="26"/>
          <w:lang w:val="vi-VN"/>
        </w:rPr>
        <w:t xml:space="preserve"> hiện nay là một bài toán thực tế và có thể áp dụng được mô hình phân tích và đánh giá ý kiến. Với một lượng dữ liệu rất lớn về </w:t>
      </w:r>
      <w:del w:id="173" w:author="Thơ Lê" w:date="2020-07-29T14:25:00Z">
        <w:r w:rsidRPr="003E6772" w:rsidDel="00BD4C82">
          <w:rPr>
            <w:noProof/>
            <w:sz w:val="26"/>
            <w:szCs w:val="26"/>
            <w:lang w:val="vi-VN"/>
          </w:rPr>
          <w:delText xml:space="preserve">việc </w:delText>
        </w:r>
      </w:del>
      <w:r w:rsidRPr="003E6772">
        <w:rPr>
          <w:noProof/>
          <w:sz w:val="26"/>
          <w:szCs w:val="26"/>
          <w:lang w:val="vi-VN"/>
        </w:rPr>
        <w:t>ý kiến đánh giá của sinh viên trong mỗi học kì thì việc tổng hợp và đánh giá thủ công thông qua con người sẽ tốn rất nhiều thời gian và chi phí.</w:t>
      </w:r>
    </w:p>
    <w:p w14:paraId="471C3907" w14:textId="77777777"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14:paraId="20C4959D" w14:textId="77777777"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74" w:name="_Toc45630108"/>
      <w:r w:rsidRPr="003E6772">
        <w:rPr>
          <w:rFonts w:ascii="Times New Roman" w:hAnsi="Times New Roman"/>
          <w:i w:val="0"/>
          <w:noProof/>
          <w:lang w:val="vi-VN"/>
        </w:rPr>
        <w:t>Mục tiêu luận văn</w:t>
      </w:r>
      <w:bookmarkEnd w:id="174"/>
    </w:p>
    <w:p w14:paraId="30AC7A3C" w14:textId="77777777"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14:paraId="63DA0D3C" w14:textId="5A1FFFFA"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Đối với bài toán phân tích ý kiến đánh giá của sinh viên về chất lượng giảng dạy tại Trường Đại học Công nghệ TP.</w:t>
      </w:r>
      <w:ins w:id="175" w:author="Thơ Lê" w:date="2020-07-29T14:26:00Z">
        <w:r w:rsidR="000E4046" w:rsidRPr="000E4046">
          <w:rPr>
            <w:noProof/>
            <w:sz w:val="26"/>
            <w:szCs w:val="26"/>
            <w:lang w:val="vi-VN"/>
            <w:rPrChange w:id="176" w:author="Thơ Lê" w:date="2020-07-29T14:26:00Z">
              <w:rPr>
                <w:noProof/>
                <w:sz w:val="26"/>
                <w:szCs w:val="26"/>
              </w:rPr>
            </w:rPrChange>
          </w:rPr>
          <w:t xml:space="preserve"> </w:t>
        </w:r>
      </w:ins>
      <w:r w:rsidRPr="003E6772">
        <w:rPr>
          <w:noProof/>
          <w:sz w:val="26"/>
          <w:szCs w:val="26"/>
          <w:lang w:val="vi-VN"/>
        </w:rPr>
        <w:t>H</w:t>
      </w:r>
      <w:ins w:id="177" w:author="Thơ Lê" w:date="2020-07-29T14:26:00Z">
        <w:r w:rsidR="000E4046" w:rsidRPr="000E4046">
          <w:rPr>
            <w:noProof/>
            <w:sz w:val="26"/>
            <w:szCs w:val="26"/>
            <w:lang w:val="vi-VN"/>
            <w:rPrChange w:id="178" w:author="Thơ Lê" w:date="2020-07-29T14:26:00Z">
              <w:rPr>
                <w:noProof/>
                <w:sz w:val="26"/>
                <w:szCs w:val="26"/>
              </w:rPr>
            </w:rPrChange>
          </w:rPr>
          <w:t xml:space="preserve">ồ </w:t>
        </w:r>
      </w:ins>
      <w:r w:rsidRPr="003E6772">
        <w:rPr>
          <w:noProof/>
          <w:sz w:val="26"/>
          <w:szCs w:val="26"/>
          <w:lang w:val="vi-VN"/>
        </w:rPr>
        <w:t>C</w:t>
      </w:r>
      <w:ins w:id="179" w:author="Thơ Lê" w:date="2020-07-29T14:26:00Z">
        <w:r w:rsidR="000E4046" w:rsidRPr="000E4046">
          <w:rPr>
            <w:noProof/>
            <w:sz w:val="26"/>
            <w:szCs w:val="26"/>
            <w:lang w:val="vi-VN"/>
            <w:rPrChange w:id="180" w:author="Thơ Lê" w:date="2020-07-29T14:26:00Z">
              <w:rPr>
                <w:noProof/>
                <w:sz w:val="26"/>
                <w:szCs w:val="26"/>
              </w:rPr>
            </w:rPrChange>
          </w:rPr>
          <w:t xml:space="preserve">hí </w:t>
        </w:r>
      </w:ins>
      <w:r w:rsidRPr="003E6772">
        <w:rPr>
          <w:noProof/>
          <w:sz w:val="26"/>
          <w:szCs w:val="26"/>
          <w:lang w:val="vi-VN"/>
        </w:rPr>
        <w:t>M</w:t>
      </w:r>
      <w:ins w:id="181" w:author="Thơ Lê" w:date="2020-07-29T14:26:00Z">
        <w:r w:rsidR="000E4046" w:rsidRPr="000E4046">
          <w:rPr>
            <w:noProof/>
            <w:sz w:val="26"/>
            <w:szCs w:val="26"/>
            <w:lang w:val="vi-VN"/>
            <w:rPrChange w:id="182" w:author="Thơ Lê" w:date="2020-07-29T14:26:00Z">
              <w:rPr>
                <w:noProof/>
                <w:sz w:val="26"/>
                <w:szCs w:val="26"/>
              </w:rPr>
            </w:rPrChange>
          </w:rPr>
          <w:t>inh, chúng</w:t>
        </w:r>
      </w:ins>
      <w:r w:rsidRPr="003E6772">
        <w:rPr>
          <w:noProof/>
          <w:sz w:val="26"/>
          <w:szCs w:val="26"/>
          <w:lang w:val="vi-VN"/>
        </w:rPr>
        <w:t xml:space="preserve"> tôi dự kiến tạo được một hệ </w:t>
      </w:r>
      <w:r w:rsidRPr="003E6772">
        <w:rPr>
          <w:noProof/>
          <w:sz w:val="26"/>
          <w:szCs w:val="26"/>
          <w:lang w:val="vi-VN"/>
        </w:rPr>
        <w:lastRenderedPageBreak/>
        <w:t xml:space="preserve">thống phân tích các ý kiến thu thập được một cách tự động, xác định được cụ thể ý kiến là đánh giá tích cực hay tiêu cực. </w:t>
      </w:r>
    </w:p>
    <w:p w14:paraId="3F3AB4E7" w14:textId="77777777" w:rsidR="00097D6E" w:rsidRPr="003E6772" w:rsidRDefault="00097D6E" w:rsidP="00856CB7">
      <w:pPr>
        <w:spacing w:before="120" w:line="360" w:lineRule="auto"/>
        <w:ind w:firstLine="284"/>
        <w:jc w:val="both"/>
        <w:rPr>
          <w:noProof/>
          <w:sz w:val="26"/>
          <w:szCs w:val="26"/>
          <w:lang w:val="vi-VN"/>
        </w:rPr>
      </w:pPr>
      <w:commentRangeStart w:id="183"/>
      <w:r w:rsidRPr="003E6772">
        <w:rPr>
          <w:noProof/>
          <w:sz w:val="26"/>
          <w:szCs w:val="26"/>
          <w:lang w:val="vi-VN"/>
        </w:rPr>
        <w:t>Đưa ra các kết luận, đánh giá về kết quả đạt được đồng thời cũng nêu ra phương hướng để giải quyết các vấn đề còn tồn tại.</w:t>
      </w:r>
      <w:commentRangeEnd w:id="183"/>
      <w:r w:rsidR="00D820E6">
        <w:rPr>
          <w:rStyle w:val="CommentReference"/>
        </w:rPr>
        <w:commentReference w:id="183"/>
      </w:r>
    </w:p>
    <w:p w14:paraId="4A3AD04B" w14:textId="77777777"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14:paraId="4D55A6EF" w14:textId="77777777"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84" w:name="_Toc45630109"/>
      <w:r w:rsidRPr="003E6772">
        <w:rPr>
          <w:rFonts w:ascii="Times New Roman" w:hAnsi="Times New Roman"/>
          <w:i w:val="0"/>
          <w:noProof/>
          <w:lang w:val="vi-VN"/>
        </w:rPr>
        <w:t>Nội dung nghiên cứu</w:t>
      </w:r>
      <w:bookmarkEnd w:id="184"/>
    </w:p>
    <w:p w14:paraId="69F208EC" w14:textId="77777777"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 xml:space="preserve">Dựa vào các mục tiêu đã xác định luận văn sẽ tiến hành nghiên cứu các nội dung </w:t>
      </w:r>
      <w:commentRangeStart w:id="185"/>
      <w:r w:rsidRPr="003E6772">
        <w:rPr>
          <w:noProof/>
          <w:sz w:val="26"/>
          <w:szCs w:val="26"/>
          <w:lang w:val="vi-VN"/>
        </w:rPr>
        <w:t>sau:</w:t>
      </w:r>
      <w:commentRangeEnd w:id="185"/>
      <w:r w:rsidR="00613810">
        <w:rPr>
          <w:rStyle w:val="CommentReference"/>
        </w:rPr>
        <w:commentReference w:id="185"/>
      </w:r>
    </w:p>
    <w:p w14:paraId="054D275F"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14:paraId="7BEC0E9F"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14:paraId="29F9E2EC"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14:paraId="728346A2"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14:paraId="313998F5"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14:paraId="09ADBC42"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14:paraId="691BEDDD" w14:textId="77777777"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14:paraId="6F8138D5" w14:textId="77777777"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14:paraId="4B6E45C1" w14:textId="77777777"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86" w:name="_Toc45630110"/>
      <w:r w:rsidRPr="003E6772">
        <w:rPr>
          <w:rFonts w:ascii="Times New Roman" w:hAnsi="Times New Roman"/>
          <w:i w:val="0"/>
          <w:noProof/>
          <w:lang w:val="vi-VN"/>
        </w:rPr>
        <w:t>Phương pháp nghiên cứu</w:t>
      </w:r>
      <w:bookmarkEnd w:id="186"/>
    </w:p>
    <w:p w14:paraId="6076D90C" w14:textId="77777777"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del w:id="187" w:author="Thơ Lê" w:date="2020-07-29T14:29:00Z">
        <w:r w:rsidRPr="003E6772" w:rsidDel="00B435B7">
          <w:rPr>
            <w:noProof/>
            <w:szCs w:val="26"/>
            <w:lang w:val="vi-VN"/>
          </w:rPr>
          <w:delText>, v.v</w:delText>
        </w:r>
      </w:del>
      <w:r w:rsidRPr="003E6772">
        <w:rPr>
          <w:noProof/>
          <w:szCs w:val="26"/>
          <w:lang w:val="vi-VN"/>
        </w:rPr>
        <w:t>.</w:t>
      </w:r>
    </w:p>
    <w:p w14:paraId="4A719CB1" w14:textId="77777777"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14:paraId="03950B65" w14:textId="77777777"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14:paraId="07E2D40C" w14:textId="77777777"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14:paraId="23ED863C" w14:textId="77777777"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14:paraId="6A437646" w14:textId="77777777" w:rsidR="00F02EDC" w:rsidRPr="00F02EDC" w:rsidRDefault="006812AF" w:rsidP="00F02EDC">
      <w:pPr>
        <w:pStyle w:val="Heading2"/>
        <w:numPr>
          <w:ilvl w:val="0"/>
          <w:numId w:val="39"/>
        </w:numPr>
        <w:spacing w:before="120" w:line="360" w:lineRule="auto"/>
        <w:ind w:left="0" w:firstLine="284"/>
        <w:rPr>
          <w:rFonts w:ascii="Times New Roman" w:hAnsi="Times New Roman"/>
          <w:i w:val="0"/>
          <w:noProof/>
        </w:rPr>
      </w:pPr>
      <w:bookmarkStart w:id="188" w:name="_Toc45630111"/>
      <w:commentRangeStart w:id="189"/>
      <w:r>
        <w:rPr>
          <w:rFonts w:ascii="Times New Roman" w:hAnsi="Times New Roman"/>
          <w:i w:val="0"/>
          <w:noProof/>
        </w:rPr>
        <w:t>Nghiên cứu liên quan</w:t>
      </w:r>
      <w:bookmarkEnd w:id="188"/>
      <w:commentRangeEnd w:id="189"/>
      <w:r w:rsidR="008332F5">
        <w:rPr>
          <w:rStyle w:val="CommentReference"/>
          <w:rFonts w:ascii="Times New Roman" w:hAnsi="Times New Roman"/>
          <w:b w:val="0"/>
          <w:bCs w:val="0"/>
          <w:i w:val="0"/>
          <w:iCs w:val="0"/>
        </w:rPr>
        <w:commentReference w:id="189"/>
      </w:r>
    </w:p>
    <w:p w14:paraId="391D4A66" w14:textId="77777777" w:rsidR="00F02EDC" w:rsidRPr="002E5370" w:rsidRDefault="00F02EDC" w:rsidP="007C7785">
      <w:pPr>
        <w:spacing w:before="120" w:line="360" w:lineRule="auto"/>
        <w:ind w:firstLine="284"/>
        <w:jc w:val="both"/>
        <w:rPr>
          <w:sz w:val="26"/>
          <w:szCs w:val="26"/>
          <w:lang w:val="vi-VN"/>
        </w:rPr>
      </w:pPr>
      <w:r w:rsidRPr="002E5370">
        <w:rPr>
          <w:sz w:val="26"/>
          <w:szCs w:val="26"/>
          <w:lang w:val="vi-VN"/>
        </w:rPr>
        <w:t>Trong những năm gần đây việc khai thác và ứng dụng phân tích ý kiến tại Việt Nam là một trong những lĩnh vực rất được quan tâm và chú trọng</w:t>
      </w:r>
      <w:r w:rsidR="00936E86" w:rsidRPr="002E5370">
        <w:rPr>
          <w:sz w:val="26"/>
          <w:szCs w:val="26"/>
          <w:lang w:val="vi-VN"/>
        </w:rPr>
        <w:t xml:space="preserve"> nghiên cứu</w:t>
      </w:r>
      <w:r w:rsidRPr="002E5370">
        <w:rPr>
          <w:sz w:val="26"/>
          <w:szCs w:val="26"/>
          <w:lang w:val="vi-VN"/>
        </w:rPr>
        <w:t>. Các đề tài nghiên cứu trong lĩnh vực phân tích ý kiến ngày càng tăng cao và tính hiệu quả ứng dụng càng được cải thiện hơn. Có thể xem qua một số nghiên cứu nổi bật trong lĩnh vực như:</w:t>
      </w:r>
    </w:p>
    <w:p w14:paraId="33BC0545" w14:textId="77777777" w:rsidR="00F02EDC" w:rsidRPr="002E5370" w:rsidRDefault="00F02EDC" w:rsidP="007C7785">
      <w:pPr>
        <w:pStyle w:val="ListParagraph"/>
        <w:numPr>
          <w:ilvl w:val="0"/>
          <w:numId w:val="62"/>
        </w:numPr>
        <w:spacing w:before="120"/>
        <w:ind w:left="284" w:firstLine="0"/>
        <w:rPr>
          <w:szCs w:val="26"/>
          <w:lang w:val="vi-VN"/>
        </w:rPr>
      </w:pPr>
      <w:commentRangeStart w:id="190"/>
      <w:r w:rsidRPr="002E5370">
        <w:rPr>
          <w:szCs w:val="26"/>
          <w:lang w:val="vi-VN"/>
        </w:rPr>
        <w:t>“Khai thác ý kiến chủ quan người dùng” của tác giả Hoàng Tuấn</w:t>
      </w:r>
      <w:r w:rsidR="007C7785" w:rsidRPr="002E5370">
        <w:rPr>
          <w:szCs w:val="26"/>
          <w:lang w:val="vi-VN"/>
        </w:rPr>
        <w:t>.</w:t>
      </w:r>
    </w:p>
    <w:p w14:paraId="4F22F637" w14:textId="77777777"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“Phân tích ý kiến chủ quan của người dùng từ dữ liệu web” của tác giả Nguyễn Hồng Hạnh.</w:t>
      </w:r>
    </w:p>
    <w:p w14:paraId="0B4C8722" w14:textId="77777777" w:rsidR="00F02EDC"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của khách hang đối với một sản phẩm thương mại điện tử” của tác giả Nguyễn Hải Minh.</w:t>
      </w:r>
    </w:p>
    <w:p w14:paraId="11E8CD17" w14:textId="77777777" w:rsidR="007C7785"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đánh giá các địa điểm du lịch tại Đà Nẵng” của tác giả Phùng Hữu Đoàn.</w:t>
      </w:r>
      <w:commentRangeEnd w:id="190"/>
      <w:r w:rsidR="00545A25">
        <w:rPr>
          <w:rStyle w:val="CommentReference"/>
        </w:rPr>
        <w:commentReference w:id="190"/>
      </w:r>
    </w:p>
    <w:p w14:paraId="2B10A580" w14:textId="77777777" w:rsidR="007C7785" w:rsidRPr="002E5370" w:rsidRDefault="007C7785" w:rsidP="007C7785">
      <w:pPr>
        <w:spacing w:before="120" w:line="360" w:lineRule="auto"/>
        <w:ind w:firstLine="284"/>
        <w:rPr>
          <w:sz w:val="26"/>
          <w:szCs w:val="26"/>
          <w:lang w:val="vi-VN"/>
        </w:rPr>
      </w:pPr>
      <w:r w:rsidRPr="002E5370">
        <w:rPr>
          <w:sz w:val="26"/>
          <w:szCs w:val="26"/>
          <w:lang w:val="vi-VN"/>
        </w:rPr>
        <w:t>Ngoài ra còn rất nhiều đề khác cũng ứng dụng việc phân tích ý kiến vào các ứng dụng thực tế.</w:t>
      </w:r>
    </w:p>
    <w:p w14:paraId="38A9F78B" w14:textId="77777777" w:rsidR="008C683B" w:rsidRPr="002E5370" w:rsidRDefault="007C7785" w:rsidP="007C7785">
      <w:pPr>
        <w:spacing w:before="120" w:line="360" w:lineRule="auto"/>
        <w:ind w:firstLine="284"/>
        <w:rPr>
          <w:sz w:val="26"/>
          <w:szCs w:val="26"/>
          <w:lang w:val="vi-VN"/>
        </w:rPr>
      </w:pPr>
      <w:r w:rsidRPr="002E5370">
        <w:rPr>
          <w:sz w:val="26"/>
          <w:szCs w:val="26"/>
          <w:lang w:val="vi-VN"/>
        </w:rPr>
        <w:t>Xét riêng về ứng dụng khai thác phân tích ý kiến trong lĩnh vực giáo dục mặc dù bắt đầu được quan tâm</w:t>
      </w:r>
      <w:r w:rsidR="00426A2E" w:rsidRPr="002E5370">
        <w:rPr>
          <w:sz w:val="26"/>
          <w:szCs w:val="26"/>
          <w:lang w:val="vi-VN"/>
        </w:rPr>
        <w:t xml:space="preserve"> hơn</w:t>
      </w:r>
      <w:r w:rsidRPr="002E5370">
        <w:rPr>
          <w:sz w:val="26"/>
          <w:szCs w:val="26"/>
          <w:lang w:val="vi-VN"/>
        </w:rPr>
        <w:t xml:space="preserve"> nhưng số lượng các nghiên cứu và ứng dụng thực tiễn vẫn còn hạn chế. </w:t>
      </w:r>
    </w:p>
    <w:p w14:paraId="6B8A5361" w14:textId="77777777"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bookmarkStart w:id="191" w:name="_Toc45630112"/>
      <w:r w:rsidRPr="003E6772">
        <w:rPr>
          <w:rFonts w:ascii="Times New Roman" w:hAnsi="Times New Roman"/>
          <w:i w:val="0"/>
          <w:noProof/>
          <w:lang w:val="vi-VN"/>
        </w:rPr>
        <w:t>Bố cục luận văn</w:t>
      </w:r>
      <w:bookmarkEnd w:id="191"/>
    </w:p>
    <w:p w14:paraId="34AD9FCF" w14:textId="77777777"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 xml:space="preserve">Luận văn </w:t>
      </w:r>
      <w:commentRangeStart w:id="192"/>
      <w:r w:rsidRPr="003E6772">
        <w:rPr>
          <w:noProof/>
          <w:sz w:val="26"/>
          <w:szCs w:val="26"/>
          <w:lang w:val="vi-VN"/>
        </w:rPr>
        <w:t xml:space="preserve">sẽ dự kiến thực hiện </w:t>
      </w:r>
      <w:commentRangeEnd w:id="192"/>
      <w:r w:rsidR="00307762">
        <w:rPr>
          <w:rStyle w:val="CommentReference"/>
        </w:rPr>
        <w:commentReference w:id="192"/>
      </w:r>
      <w:r w:rsidRPr="003E6772">
        <w:rPr>
          <w:noProof/>
          <w:sz w:val="26"/>
          <w:szCs w:val="26"/>
          <w:lang w:val="vi-VN"/>
        </w:rPr>
        <w:t>5 chương:</w:t>
      </w:r>
    </w:p>
    <w:p w14:paraId="03D88D83" w14:textId="77777777"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14:paraId="25B98EBE" w14:textId="77777777"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2: Trình bày cơ sở lý thuyết về phân tích ý kiến, phân loại cảm xúc, phân lớp câu chủ quan, các mô hình biểu diễn văn bản, tóm tắt văn bản, từ vựng </w:t>
      </w:r>
      <w:r w:rsidRPr="003E6772">
        <w:rPr>
          <w:noProof/>
          <w:szCs w:val="26"/>
          <w:lang w:val="vi-VN"/>
        </w:rPr>
        <w:lastRenderedPageBreak/>
        <w:t>văn bản. Tìm hiểu các nghiên cứu đã có về phân tích ý kiến, phân loại cảm xúc, phân lớp câu chủ quan.</w:t>
      </w:r>
    </w:p>
    <w:p w14:paraId="5AA5D2AF" w14:textId="77777777"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14:paraId="26905E3D" w14:textId="24DE5B28"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w:t>
      </w:r>
      <w:del w:id="193" w:author="Thơ Lê" w:date="2020-07-29T14:34:00Z">
        <w:r w:rsidRPr="003E6772" w:rsidDel="00B422C2">
          <w:rPr>
            <w:noProof/>
            <w:szCs w:val="26"/>
            <w:lang w:val="vi-VN"/>
          </w:rPr>
          <w:delText>Tp</w:delText>
        </w:r>
      </w:del>
      <w:ins w:id="194" w:author="Thơ Lê" w:date="2020-07-29T14:34:00Z">
        <w:r w:rsidR="00B422C2" w:rsidRPr="003E6772">
          <w:rPr>
            <w:noProof/>
            <w:szCs w:val="26"/>
            <w:lang w:val="vi-VN"/>
          </w:rPr>
          <w:t>T</w:t>
        </w:r>
        <w:r w:rsidR="00B422C2" w:rsidRPr="00B422C2">
          <w:rPr>
            <w:noProof/>
            <w:szCs w:val="26"/>
            <w:lang w:val="vi-VN"/>
            <w:rPrChange w:id="195" w:author="Thơ Lê" w:date="2020-07-29T14:34:00Z">
              <w:rPr>
                <w:noProof/>
                <w:szCs w:val="26"/>
              </w:rPr>
            </w:rPrChange>
          </w:rPr>
          <w:t>P</w:t>
        </w:r>
      </w:ins>
      <w:r w:rsidRPr="003E6772">
        <w:rPr>
          <w:noProof/>
          <w:szCs w:val="26"/>
          <w:lang w:val="vi-VN"/>
        </w:rPr>
        <w:t>.</w:t>
      </w:r>
      <w:ins w:id="196" w:author="Thơ Lê" w:date="2020-07-29T14:34:00Z">
        <w:r w:rsidR="00B422C2" w:rsidRPr="00B422C2">
          <w:rPr>
            <w:noProof/>
            <w:szCs w:val="26"/>
            <w:lang w:val="vi-VN"/>
            <w:rPrChange w:id="197" w:author="Thơ Lê" w:date="2020-07-29T14:34:00Z">
              <w:rPr>
                <w:noProof/>
                <w:szCs w:val="26"/>
              </w:rPr>
            </w:rPrChange>
          </w:rPr>
          <w:t xml:space="preserve"> </w:t>
        </w:r>
      </w:ins>
      <w:r w:rsidRPr="003E6772">
        <w:rPr>
          <w:noProof/>
          <w:szCs w:val="26"/>
          <w:lang w:val="vi-VN"/>
        </w:rPr>
        <w:t>H</w:t>
      </w:r>
      <w:ins w:id="198" w:author="Thơ Lê" w:date="2020-07-29T14:34:00Z">
        <w:r w:rsidR="00B422C2" w:rsidRPr="00B422C2">
          <w:rPr>
            <w:noProof/>
            <w:szCs w:val="26"/>
            <w:lang w:val="vi-VN"/>
            <w:rPrChange w:id="199" w:author="Thơ Lê" w:date="2020-07-29T14:34:00Z">
              <w:rPr>
                <w:noProof/>
                <w:szCs w:val="26"/>
              </w:rPr>
            </w:rPrChange>
          </w:rPr>
          <w:t xml:space="preserve">ồ </w:t>
        </w:r>
      </w:ins>
      <w:r w:rsidRPr="003E6772">
        <w:rPr>
          <w:noProof/>
          <w:szCs w:val="26"/>
          <w:lang w:val="vi-VN"/>
        </w:rPr>
        <w:t>C</w:t>
      </w:r>
      <w:ins w:id="200" w:author="Thơ Lê" w:date="2020-07-29T14:34:00Z">
        <w:r w:rsidR="00B422C2" w:rsidRPr="00B422C2">
          <w:rPr>
            <w:noProof/>
            <w:szCs w:val="26"/>
            <w:lang w:val="vi-VN"/>
            <w:rPrChange w:id="201" w:author="Thơ Lê" w:date="2020-07-29T14:34:00Z">
              <w:rPr>
                <w:noProof/>
                <w:szCs w:val="26"/>
              </w:rPr>
            </w:rPrChange>
          </w:rPr>
          <w:t xml:space="preserve">hí </w:t>
        </w:r>
      </w:ins>
      <w:r w:rsidRPr="003E6772">
        <w:rPr>
          <w:noProof/>
          <w:szCs w:val="26"/>
          <w:lang w:val="vi-VN"/>
        </w:rPr>
        <w:t>M</w:t>
      </w:r>
      <w:ins w:id="202" w:author="Thơ Lê" w:date="2020-07-29T14:34:00Z">
        <w:r w:rsidR="00B422C2" w:rsidRPr="00B422C2">
          <w:rPr>
            <w:noProof/>
            <w:szCs w:val="26"/>
            <w:lang w:val="vi-VN"/>
            <w:rPrChange w:id="203" w:author="Thơ Lê" w:date="2020-07-29T14:34:00Z">
              <w:rPr>
                <w:noProof/>
                <w:szCs w:val="26"/>
              </w:rPr>
            </w:rPrChange>
          </w:rPr>
          <w:t>in</w:t>
        </w:r>
        <w:r w:rsidR="00B422C2" w:rsidRPr="003F1FCF">
          <w:rPr>
            <w:noProof/>
            <w:szCs w:val="26"/>
            <w:lang w:val="vi-VN"/>
            <w:rPrChange w:id="204" w:author="Thơ Lê" w:date="2020-07-29T14:34:00Z">
              <w:rPr>
                <w:noProof/>
                <w:szCs w:val="26"/>
              </w:rPr>
            </w:rPrChange>
          </w:rPr>
          <w:t>h</w:t>
        </w:r>
      </w:ins>
      <w:r w:rsidRPr="003E6772">
        <w:rPr>
          <w:noProof/>
          <w:szCs w:val="26"/>
          <w:lang w:val="vi-VN"/>
        </w:rPr>
        <w:t xml:space="preserve">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14:paraId="0B7C1BC3" w14:textId="77777777"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14:paraId="3341B3E6" w14:textId="77777777" w:rsidR="009811B8" w:rsidRPr="003E6772" w:rsidRDefault="009811B8">
      <w:pPr>
        <w:rPr>
          <w:b/>
          <w:bCs/>
          <w:noProof/>
          <w:kern w:val="32"/>
          <w:sz w:val="36"/>
          <w:szCs w:val="32"/>
          <w:lang w:val="vi-VN"/>
        </w:rPr>
      </w:pPr>
      <w:r w:rsidRPr="003E6772">
        <w:rPr>
          <w:noProof/>
          <w:sz w:val="36"/>
          <w:lang w:val="vi-VN"/>
        </w:rPr>
        <w:br w:type="page"/>
      </w:r>
    </w:p>
    <w:p w14:paraId="7A9F50E6" w14:textId="77777777" w:rsidR="00D151DE" w:rsidRPr="003E6772" w:rsidRDefault="00D151DE" w:rsidP="00FC7D1C">
      <w:pPr>
        <w:pStyle w:val="Heading1"/>
        <w:spacing w:before="120" w:after="0"/>
        <w:jc w:val="center"/>
        <w:rPr>
          <w:rFonts w:ascii="Times New Roman" w:hAnsi="Times New Roman"/>
          <w:noProof/>
          <w:sz w:val="36"/>
          <w:lang w:val="vi-VN"/>
        </w:rPr>
      </w:pPr>
      <w:bookmarkStart w:id="205" w:name="_Toc45630113"/>
      <w:r w:rsidRPr="003E6772">
        <w:rPr>
          <w:rFonts w:ascii="Times New Roman" w:hAnsi="Times New Roman"/>
          <w:noProof/>
          <w:sz w:val="36"/>
          <w:lang w:val="vi-VN"/>
        </w:rPr>
        <w:lastRenderedPageBreak/>
        <w:t>CHƯƠNG 2: CƠ SỞ LÝ THUYẾT</w:t>
      </w:r>
      <w:bookmarkEnd w:id="205"/>
    </w:p>
    <w:p w14:paraId="4CEF794C" w14:textId="77777777"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206" w:name="_Toc45630114"/>
      <w:r w:rsidRPr="003E6772">
        <w:rPr>
          <w:rFonts w:ascii="Times New Roman" w:hAnsi="Times New Roman"/>
          <w:i w:val="0"/>
          <w:noProof/>
          <w:lang w:val="vi-VN"/>
        </w:rPr>
        <w:t>Phân tích ý kiến</w:t>
      </w:r>
      <w:bookmarkEnd w:id="206"/>
    </w:p>
    <w:p w14:paraId="1A0D2843" w14:textId="77777777"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14:paraId="05CE490B" w14:textId="77777777"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14:paraId="55D4CF09" w14:textId="77777777"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14:paraId="60177445" w14:textId="77777777"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14:paraId="7ED45966" w14:textId="77777777" w:rsidR="0055483F" w:rsidRPr="003E6772" w:rsidRDefault="00AC2618"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14:paraId="33769232" w14:textId="77777777"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14:paraId="66D3509E" w14:textId="77777777" w:rsidR="0055483F" w:rsidRPr="003E6772" w:rsidRDefault="00AC261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14:paraId="53C8B00A" w14:textId="77777777" w:rsidR="0055483F" w:rsidRPr="003E6772" w:rsidRDefault="00AC261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14:paraId="55164606" w14:textId="77777777" w:rsidR="0055483F" w:rsidRPr="003E6772" w:rsidRDefault="00AC261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14:paraId="52893E94" w14:textId="77777777" w:rsidR="0055483F" w:rsidRPr="003E6772" w:rsidRDefault="00AC261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14:paraId="76328AE7" w14:textId="77777777" w:rsidR="0055483F" w:rsidRPr="003E6772" w:rsidRDefault="00AC261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14:paraId="0C07C9A4" w14:textId="77777777"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14:paraId="21CF46A9" w14:textId="77777777"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14:paraId="27D69012" w14:textId="77777777"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14:paraId="6D61D1BC" w14:textId="77777777"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14:paraId="5CB81946" w14:textId="77777777"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14:paraId="1DAE7590" w14:textId="77777777"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14:paraId="48E0D4B4" w14:textId="77777777"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14:paraId="744CCA7D" w14:textId="4D138EA6" w:rsidR="0055483F" w:rsidRPr="003F1FCF"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w:t>
      </w:r>
      <w:ins w:id="207" w:author="Thơ Lê" w:date="2020-07-29T14:35:00Z">
        <w:r w:rsidR="00DC37B6" w:rsidRPr="00DC37B6">
          <w:rPr>
            <w:noProof/>
            <w:szCs w:val="26"/>
            <w:lang w:val="vi-VN"/>
            <w:rPrChange w:id="208" w:author="Thơ Lê" w:date="2020-07-29T14:35:00Z">
              <w:rPr>
                <w:noProof/>
                <w:szCs w:val="26"/>
              </w:rPr>
            </w:rPrChange>
          </w:rPr>
          <w:t xml:space="preserve"> </w:t>
        </w:r>
      </w:ins>
      <w:del w:id="209" w:author="Thơ Lê" w:date="2020-07-29T14:35:00Z">
        <w:r w:rsidR="00AC497F" w:rsidRPr="003E6772" w:rsidDel="003F1FCF">
          <w:rPr>
            <w:noProof/>
            <w:szCs w:val="26"/>
            <w:lang w:val="vi-VN"/>
          </w:rPr>
          <w:delText>.</w:delText>
        </w:r>
      </w:del>
      <w:r w:rsidR="00AC497F" w:rsidRPr="003E6772">
        <w:rPr>
          <w:noProof/>
          <w:szCs w:val="26"/>
          <w:lang w:val="vi-VN"/>
        </w:rPr>
        <w:t>v.v</w:t>
      </w:r>
      <w:del w:id="210" w:author="Thơ Lê" w:date="2020-07-29T14:35:00Z">
        <w:r w:rsidR="00AC497F" w:rsidRPr="003E6772" w:rsidDel="003F1FCF">
          <w:rPr>
            <w:noProof/>
            <w:szCs w:val="26"/>
            <w:lang w:val="vi-VN"/>
          </w:rPr>
          <w:delText>.</w:delText>
        </w:r>
      </w:del>
      <w:ins w:id="211" w:author="Thơ Lê" w:date="2020-07-29T14:35:00Z">
        <w:r w:rsidR="003F1FCF">
          <w:rPr>
            <w:noProof/>
            <w:szCs w:val="26"/>
            <w:lang w:val="vi-VN"/>
          </w:rPr>
          <w:t>…</w:t>
        </w:r>
        <w:r w:rsidR="003F1FCF" w:rsidRPr="003F1FCF">
          <w:rPr>
            <w:noProof/>
            <w:szCs w:val="26"/>
            <w:lang w:val="vi-VN"/>
            <w:rPrChange w:id="212" w:author="Thơ Lê" w:date="2020-07-29T14:35:00Z">
              <w:rPr>
                <w:noProof/>
                <w:szCs w:val="26"/>
              </w:rPr>
            </w:rPrChange>
          </w:rPr>
          <w:t>.</w:t>
        </w:r>
      </w:ins>
    </w:p>
    <w:p w14:paraId="41011A17" w14:textId="77777777"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14:paraId="6252C7C9" w14:textId="77777777"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14:paraId="1CC74549" w14:textId="26056A49"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w:t>
      </w:r>
      <w:ins w:id="213" w:author="Thơ Lê" w:date="2020-07-29T14:36:00Z">
        <w:r w:rsidR="00DC37B6" w:rsidRPr="00DC37B6">
          <w:rPr>
            <w:noProof/>
            <w:szCs w:val="26"/>
            <w:lang w:val="vi-VN"/>
            <w:rPrChange w:id="214" w:author="Thơ Lê" w:date="2020-07-29T14:36:00Z">
              <w:rPr>
                <w:noProof/>
                <w:szCs w:val="26"/>
              </w:rPr>
            </w:rPrChange>
          </w:rPr>
          <w:t xml:space="preserve"> </w:t>
        </w:r>
      </w:ins>
      <w:r w:rsidRPr="003E6772">
        <w:rPr>
          <w:noProof/>
          <w:szCs w:val="26"/>
          <w:lang w:val="vi-VN"/>
        </w:rPr>
        <w:t>H</w:t>
      </w:r>
      <w:ins w:id="215" w:author="Thơ Lê" w:date="2020-07-29T14:36:00Z">
        <w:r w:rsidR="00DC37B6" w:rsidRPr="00DC37B6">
          <w:rPr>
            <w:noProof/>
            <w:szCs w:val="26"/>
            <w:lang w:val="vi-VN"/>
            <w:rPrChange w:id="216" w:author="Thơ Lê" w:date="2020-07-29T14:36:00Z">
              <w:rPr>
                <w:noProof/>
                <w:szCs w:val="26"/>
              </w:rPr>
            </w:rPrChange>
          </w:rPr>
          <w:t xml:space="preserve">ồ </w:t>
        </w:r>
      </w:ins>
      <w:r w:rsidRPr="003E6772">
        <w:rPr>
          <w:noProof/>
          <w:szCs w:val="26"/>
          <w:lang w:val="vi-VN"/>
        </w:rPr>
        <w:t>C</w:t>
      </w:r>
      <w:ins w:id="217" w:author="Thơ Lê" w:date="2020-07-29T14:36:00Z">
        <w:r w:rsidR="00DC37B6" w:rsidRPr="00DC37B6">
          <w:rPr>
            <w:noProof/>
            <w:szCs w:val="26"/>
            <w:lang w:val="vi-VN"/>
            <w:rPrChange w:id="218" w:author="Thơ Lê" w:date="2020-07-29T14:36:00Z">
              <w:rPr>
                <w:noProof/>
                <w:szCs w:val="26"/>
              </w:rPr>
            </w:rPrChange>
          </w:rPr>
          <w:t xml:space="preserve">hí </w:t>
        </w:r>
      </w:ins>
      <w:r w:rsidRPr="003E6772">
        <w:rPr>
          <w:noProof/>
          <w:szCs w:val="26"/>
          <w:lang w:val="vi-VN"/>
        </w:rPr>
        <w:t>M</w:t>
      </w:r>
      <w:ins w:id="219" w:author="Thơ Lê" w:date="2020-07-29T14:36:00Z">
        <w:r w:rsidR="00DC37B6" w:rsidRPr="00DC37B6">
          <w:rPr>
            <w:noProof/>
            <w:szCs w:val="26"/>
            <w:lang w:val="vi-VN"/>
            <w:rPrChange w:id="220" w:author="Thơ Lê" w:date="2020-07-29T14:36:00Z">
              <w:rPr>
                <w:noProof/>
                <w:szCs w:val="26"/>
              </w:rPr>
            </w:rPrChange>
          </w:rPr>
          <w:t>in</w:t>
        </w:r>
        <w:r w:rsidR="00DC37B6" w:rsidRPr="003C7091">
          <w:rPr>
            <w:noProof/>
            <w:szCs w:val="26"/>
            <w:lang w:val="vi-VN"/>
            <w:rPrChange w:id="221" w:author="Thơ Lê" w:date="2020-07-29T15:46:00Z">
              <w:rPr>
                <w:noProof/>
                <w:szCs w:val="26"/>
              </w:rPr>
            </w:rPrChange>
          </w:rPr>
          <w:t>h</w:t>
        </w:r>
      </w:ins>
      <w:r w:rsidRPr="003E6772">
        <w:rPr>
          <w:noProof/>
          <w:szCs w:val="26"/>
          <w:lang w:val="vi-VN"/>
        </w:rPr>
        <w:t xml:space="preserve">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14:paraId="23B9BE23" w14:textId="77777777"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14:paraId="27C01C88" w14:textId="77777777"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14:paraId="101362C1" w14:textId="77777777"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14:paraId="52C03551" w14:textId="77777777"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222" w:name="_Toc45630115"/>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222"/>
    </w:p>
    <w:p w14:paraId="32CA4EE6" w14:textId="77777777"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14:paraId="1641ABAB" w14:textId="77777777"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14:paraId="706377FD" w14:textId="77777777"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14:paraId="32FF1FF2" w14:textId="77777777"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14:paraId="00794449" w14:textId="77777777"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14:paraId="473D4EEE" w14:textId="77777777"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14:paraId="1609D2F6" w14:textId="77777777"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14:paraId="11EEE5C9" w14:textId="77777777" w:rsidR="00D13303" w:rsidRPr="003E6772" w:rsidRDefault="00D13303" w:rsidP="00C175C4">
      <w:pPr>
        <w:spacing w:before="120" w:line="357" w:lineRule="auto"/>
        <w:ind w:right="20"/>
        <w:jc w:val="center"/>
        <w:rPr>
          <w:noProof/>
          <w:sz w:val="26"/>
          <w:lang w:val="vi-VN"/>
        </w:rPr>
      </w:pPr>
      <w:commentRangeStart w:id="223"/>
      <w:r w:rsidRPr="003E6772">
        <w:rPr>
          <w:noProof/>
          <w:sz w:val="26"/>
        </w:rPr>
        <w:drawing>
          <wp:inline distT="0" distB="0" distL="0" distR="0" wp14:anchorId="0B7DDDFD" wp14:editId="76B9F66B">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commentRangeEnd w:id="223"/>
      <w:r w:rsidR="00EC57AE">
        <w:rPr>
          <w:rStyle w:val="CommentReference"/>
        </w:rPr>
        <w:commentReference w:id="223"/>
      </w:r>
    </w:p>
    <w:p w14:paraId="14F20F43" w14:textId="77777777" w:rsidR="00ED12B7" w:rsidRPr="003E6772" w:rsidRDefault="0029271E" w:rsidP="00ED12B7">
      <w:pPr>
        <w:pStyle w:val="Caption"/>
        <w:spacing w:before="120" w:after="0" w:line="360" w:lineRule="auto"/>
        <w:jc w:val="center"/>
        <w:rPr>
          <w:b w:val="0"/>
          <w:i/>
          <w:noProof/>
          <w:color w:val="auto"/>
          <w:sz w:val="26"/>
          <w:szCs w:val="26"/>
          <w:lang w:val="vi-VN"/>
        </w:rPr>
      </w:pPr>
      <w:bookmarkStart w:id="224"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224"/>
    </w:p>
    <w:p w14:paraId="25403C82" w14:textId="77777777"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14:paraId="2C5DFF6D" w14:textId="77777777"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14:paraId="2D1CB4EB" w14:textId="77777777"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14:paraId="41555750" w14:textId="77777777"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14:paraId="02037DE5" w14:textId="77777777"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14:paraId="5B0167E5" w14:textId="77777777"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xml:space="preserve">, </w:t>
      </w:r>
      <w:commentRangeStart w:id="225"/>
      <w:r w:rsidR="00C27A70" w:rsidRPr="003E6772">
        <w:rPr>
          <w:noProof/>
          <w:szCs w:val="26"/>
          <w:lang w:val="vi-VN"/>
        </w:rPr>
        <w:t>Cây phân lớp</w:t>
      </w:r>
      <w:commentRangeEnd w:id="225"/>
      <w:r w:rsidR="00FC6AC2">
        <w:rPr>
          <w:rStyle w:val="CommentReference"/>
        </w:rPr>
        <w:commentReference w:id="225"/>
      </w:r>
      <w:r w:rsidRPr="003E6772">
        <w:rPr>
          <w:noProof/>
          <w:szCs w:val="26"/>
          <w:lang w:val="vi-VN"/>
        </w:rPr>
        <w:t>.</w:t>
      </w:r>
    </w:p>
    <w:p w14:paraId="5FFBB4C0" w14:textId="77777777"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26" w:name="_Toc45630116"/>
      <w:r w:rsidRPr="003E6772">
        <w:rPr>
          <w:i/>
          <w:noProof/>
          <w:sz w:val="28"/>
          <w:szCs w:val="28"/>
          <w:lang w:val="vi-VN"/>
        </w:rPr>
        <w:lastRenderedPageBreak/>
        <w:t>Phương pháp phân lớp Naïve Bayes</w:t>
      </w:r>
      <w:bookmarkEnd w:id="226"/>
    </w:p>
    <w:p w14:paraId="5652248E" w14:textId="0DD0626E"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Naïve Bayes </w:t>
      </w:r>
      <w:ins w:id="227" w:author="Thơ Lê" w:date="2020-07-29T15:55:00Z">
        <w:r w:rsidR="000B4262" w:rsidRPr="000B4262">
          <w:rPr>
            <w:noProof/>
            <w:sz w:val="26"/>
            <w:szCs w:val="26"/>
            <w:lang w:val="vi-VN"/>
            <w:rPrChange w:id="228" w:author="Thơ Lê" w:date="2020-07-29T15:55:00Z">
              <w:rPr>
                <w:noProof/>
                <w:sz w:val="26"/>
                <w:szCs w:val="26"/>
              </w:rPr>
            </w:rPrChange>
          </w:rPr>
          <w:t>(N</w:t>
        </w:r>
        <w:r w:rsidR="000B4262" w:rsidRPr="004872D2">
          <w:rPr>
            <w:noProof/>
            <w:sz w:val="26"/>
            <w:szCs w:val="26"/>
            <w:lang w:val="vi-VN"/>
            <w:rPrChange w:id="229" w:author="Thơ Lê" w:date="2020-07-29T15:55:00Z">
              <w:rPr>
                <w:noProof/>
                <w:sz w:val="26"/>
                <w:szCs w:val="26"/>
              </w:rPr>
            </w:rPrChange>
          </w:rPr>
          <w:t>B</w:t>
        </w:r>
        <w:r w:rsidR="000B4262" w:rsidRPr="000B4262">
          <w:rPr>
            <w:noProof/>
            <w:sz w:val="26"/>
            <w:szCs w:val="26"/>
            <w:lang w:val="vi-VN"/>
            <w:rPrChange w:id="230" w:author="Thơ Lê" w:date="2020-07-29T15:55:00Z">
              <w:rPr>
                <w:noProof/>
                <w:sz w:val="26"/>
                <w:szCs w:val="26"/>
              </w:rPr>
            </w:rPrChange>
          </w:rPr>
          <w:t xml:space="preserve">) </w:t>
        </w:r>
      </w:ins>
      <w:r w:rsidRPr="003E6772">
        <w:rPr>
          <w:noProof/>
          <w:sz w:val="26"/>
          <w:szCs w:val="26"/>
          <w:lang w:val="vi-VN"/>
        </w:rPr>
        <w:t xml:space="preserve">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w:t>
      </w:r>
      <w:commentRangeStart w:id="231"/>
      <w:r w:rsidRPr="003E6772">
        <w:rPr>
          <w:noProof/>
          <w:sz w:val="26"/>
          <w:szCs w:val="26"/>
          <w:lang w:val="vi-VN"/>
        </w:rPr>
        <w:t xml:space="preserve">NB </w:t>
      </w:r>
      <w:commentRangeEnd w:id="231"/>
      <w:r w:rsidR="00A57242">
        <w:rPr>
          <w:rStyle w:val="CommentReference"/>
        </w:rPr>
        <w:commentReference w:id="231"/>
      </w:r>
      <w:r w:rsidRPr="003E6772">
        <w:rPr>
          <w:noProof/>
          <w:sz w:val="26"/>
          <w:szCs w:val="26"/>
          <w:lang w:val="vi-VN"/>
        </w:rPr>
        <w:t>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14:paraId="285150A0" w14:textId="77777777"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14:paraId="528ED953" w14:textId="77777777" w:rsidR="00D13303" w:rsidRPr="003E6772" w:rsidRDefault="00D13303" w:rsidP="00D13303">
      <w:pPr>
        <w:spacing w:before="120" w:line="360" w:lineRule="auto"/>
        <w:ind w:right="20" w:firstLine="284"/>
        <w:jc w:val="center"/>
        <w:rPr>
          <w:noProof/>
          <w:sz w:val="30"/>
          <w:szCs w:val="30"/>
          <w:lang w:val="vi-VN"/>
        </w:rPr>
      </w:pPr>
      <w:commentRangeStart w:id="232"/>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14:paraId="4D341EC4" w14:textId="77777777"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w:t>
      </w:r>
      <w:commentRangeEnd w:id="232"/>
      <w:r w:rsidR="004872D2">
        <w:rPr>
          <w:rStyle w:val="CommentReference"/>
        </w:rPr>
        <w:commentReference w:id="232"/>
      </w:r>
      <w:r w:rsidRPr="003E6772">
        <w:rPr>
          <w:noProof/>
          <w:sz w:val="26"/>
          <w:szCs w:val="26"/>
          <w:lang w:val="vi-VN"/>
        </w:rPr>
        <w:t>rong đó:</w:t>
      </w:r>
    </w:p>
    <w:p w14:paraId="638D2855" w14:textId="77777777"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14:paraId="39512AA2" w14:textId="77777777"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14:paraId="79DD55F3" w14:textId="77777777"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14:paraId="3B3747F5" w14:textId="77777777"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14:paraId="52D0656F" w14:textId="77777777"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 xml:space="preserve">Ngoài ra còn có các phương pháp NB khác có thể kể ra như sau ML Naive Bayes, MAP Naive Bayes, Expected Naive Bayes, Bayesian Naive Bayes </w:t>
      </w:r>
      <w:commentRangeStart w:id="233"/>
      <w:r w:rsidRPr="003E6772">
        <w:rPr>
          <w:noProof/>
          <w:sz w:val="26"/>
          <w:szCs w:val="26"/>
          <w:lang w:val="vi-VN"/>
        </w:rPr>
        <w:t>(Jason mô tả năm 2001)</w:t>
      </w:r>
      <w:commentRangeEnd w:id="233"/>
      <w:r w:rsidR="0092231D">
        <w:rPr>
          <w:rStyle w:val="CommentReference"/>
        </w:rPr>
        <w:commentReference w:id="233"/>
      </w:r>
      <w:r w:rsidRPr="003E6772">
        <w:rPr>
          <w:noProof/>
          <w:sz w:val="26"/>
          <w:szCs w:val="26"/>
          <w:lang w:val="vi-VN"/>
        </w:rPr>
        <w:t>.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14:paraId="1FD02E97" w14:textId="77777777"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 xml:space="preserve">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w:t>
      </w:r>
      <w:commentRangeStart w:id="234"/>
      <w:r w:rsidRPr="003E6772">
        <w:rPr>
          <w:noProof/>
          <w:sz w:val="26"/>
          <w:szCs w:val="26"/>
          <w:lang w:val="vi-VN"/>
        </w:rPr>
        <w:t xml:space="preserve">ECOC (do Berger trình bày năm 1999 và Ghani mô tả lại năm 2000) </w:t>
      </w:r>
      <w:commentRangeEnd w:id="234"/>
      <w:r w:rsidR="0092231D">
        <w:rPr>
          <w:rStyle w:val="CommentReference"/>
        </w:rPr>
        <w:commentReference w:id="234"/>
      </w:r>
      <w:r w:rsidRPr="003E6772">
        <w:rPr>
          <w:noProof/>
          <w:sz w:val="26"/>
          <w:szCs w:val="26"/>
          <w:lang w:val="vi-VN"/>
        </w:rPr>
        <w:t>có thể được dùng kết hợp.</w:t>
      </w:r>
    </w:p>
    <w:p w14:paraId="1098137A" w14:textId="77777777" w:rsidR="00D13303" w:rsidRPr="003E6772" w:rsidRDefault="00D13303" w:rsidP="004B2D07">
      <w:pPr>
        <w:pStyle w:val="cushead2"/>
        <w:numPr>
          <w:ilvl w:val="0"/>
          <w:numId w:val="12"/>
        </w:numPr>
        <w:spacing w:before="120"/>
        <w:ind w:left="567" w:firstLine="284"/>
        <w:outlineLvl w:val="2"/>
        <w:rPr>
          <w:i/>
          <w:noProof/>
          <w:szCs w:val="26"/>
          <w:lang w:val="vi-VN"/>
        </w:rPr>
      </w:pPr>
      <w:bookmarkStart w:id="235" w:name="_Toc45630117"/>
      <w:r w:rsidRPr="003E6772">
        <w:rPr>
          <w:i/>
          <w:noProof/>
          <w:sz w:val="28"/>
          <w:szCs w:val="28"/>
          <w:lang w:val="vi-VN"/>
        </w:rPr>
        <w:t>Phương pháp phân lớp SVM (support vector machines)</w:t>
      </w:r>
      <w:bookmarkEnd w:id="235"/>
    </w:p>
    <w:p w14:paraId="352FE0C6" w14:textId="77777777" w:rsidR="00D13303" w:rsidRPr="003E6772" w:rsidRDefault="00D13303">
      <w:pPr>
        <w:spacing w:before="120" w:line="360" w:lineRule="auto"/>
        <w:ind w:firstLine="284"/>
        <w:jc w:val="both"/>
        <w:rPr>
          <w:noProof/>
          <w:sz w:val="20"/>
          <w:szCs w:val="20"/>
          <w:lang w:val="vi-VN"/>
        </w:rPr>
        <w:pPrChange w:id="236" w:author="Thơ Lê" w:date="2020-07-29T15:57:00Z">
          <w:pPr>
            <w:spacing w:before="120" w:line="360" w:lineRule="auto"/>
            <w:ind w:firstLine="284"/>
          </w:pPr>
        </w:pPrChange>
      </w:pPr>
      <w:r w:rsidRPr="003E6772">
        <w:rPr>
          <w:noProof/>
          <w:sz w:val="26"/>
          <w:szCs w:val="26"/>
          <w:lang w:val="vi-VN"/>
        </w:rPr>
        <w:t>Support vector Machine (SVM) là phương pháp tiếp cận phân lớp rất hiệu quả được Vapnik giới thiệu năm 1995 [11].</w:t>
      </w:r>
    </w:p>
    <w:p w14:paraId="08CEE147" w14:textId="77777777"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14:paraId="03A51000" w14:textId="77777777"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572F59F6" wp14:editId="4E9B0C35">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14:paraId="6E63941B" w14:textId="77777777" w:rsidR="00B809B0" w:rsidRPr="003E6772" w:rsidRDefault="00660876" w:rsidP="00660876">
      <w:pPr>
        <w:pStyle w:val="Caption"/>
        <w:spacing w:before="120" w:after="0" w:line="360" w:lineRule="auto"/>
        <w:jc w:val="center"/>
        <w:rPr>
          <w:b w:val="0"/>
          <w:i/>
          <w:noProof/>
          <w:color w:val="auto"/>
          <w:sz w:val="26"/>
          <w:szCs w:val="26"/>
          <w:lang w:val="vi-VN"/>
        </w:rPr>
      </w:pPr>
      <w:bookmarkStart w:id="237"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37"/>
    </w:p>
    <w:p w14:paraId="7D35D447" w14:textId="77777777"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14:paraId="151DAD65" w14:textId="77777777"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14:paraId="2E91AA13" w14:textId="77777777"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14:paraId="25365F17" w14:textId="77777777" w:rsidR="00D13303" w:rsidRPr="003E6772" w:rsidRDefault="00AC2618"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14:paraId="31EAB412" w14:textId="77777777" w:rsidR="00D13303" w:rsidRPr="003E6772" w:rsidRDefault="00AC2618"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14:paraId="140AF1A8" w14:textId="77777777"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14:paraId="02E568B7" w14:textId="77777777"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14:paraId="35EEEE2D" w14:textId="77777777"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14:paraId="2A3408F2" w14:textId="77777777"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14:paraId="2947F92B" w14:textId="77777777"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14:paraId="492EA483" w14:textId="77777777"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14:paraId="1D6A10C8" w14:textId="77777777"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14:paraId="09127E4F" w14:textId="77777777"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14:paraId="25845246" w14:textId="77777777"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14:paraId="60551C66" w14:textId="77777777"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14:paraId="3C2F4E25" w14:textId="77777777"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14:paraId="7DD5BA27" w14:textId="77777777"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14:paraId="0B536CC6" w14:textId="77777777"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14:paraId="1A808C1F" w14:textId="77777777"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14:paraId="508C50D6" w14:textId="77777777"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14:paraId="3205F7D6" w14:textId="77777777"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14:paraId="2A019B45" w14:textId="77777777"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14:paraId="1AAE6755" w14:textId="77777777"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14:paraId="2FBEE360" w14:textId="77777777"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14:paraId="492595E4" w14:textId="77777777"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14:paraId="41F438A0" w14:textId="77777777"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14:paraId="512D2213" w14:textId="77777777"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2D301EED" wp14:editId="2A1F437D">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14:paraId="4B810579" w14:textId="77777777" w:rsidR="00C216A9" w:rsidRPr="003E6772" w:rsidRDefault="00C216A9" w:rsidP="003F0443">
      <w:pPr>
        <w:pStyle w:val="Caption"/>
        <w:spacing w:before="120" w:after="0"/>
        <w:jc w:val="center"/>
        <w:rPr>
          <w:b w:val="0"/>
          <w:i/>
          <w:noProof/>
          <w:color w:val="auto"/>
          <w:sz w:val="26"/>
          <w:szCs w:val="26"/>
          <w:lang w:val="vi-VN"/>
        </w:rPr>
      </w:pPr>
      <w:bookmarkStart w:id="238"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38"/>
    </w:p>
    <w:p w14:paraId="2FBBD33E" w14:textId="76973E92" w:rsidR="00D13303" w:rsidRPr="003E6772" w:rsidRDefault="00D13303">
      <w:pPr>
        <w:spacing w:before="120" w:line="360" w:lineRule="auto"/>
        <w:ind w:firstLine="284"/>
        <w:jc w:val="both"/>
        <w:rPr>
          <w:noProof/>
          <w:sz w:val="26"/>
          <w:szCs w:val="26"/>
          <w:lang w:val="vi-VN"/>
        </w:rPr>
        <w:pPrChange w:id="239" w:author="Thơ Lê" w:date="2020-07-29T15:58:00Z">
          <w:pPr>
            <w:spacing w:before="120" w:line="360" w:lineRule="auto"/>
            <w:ind w:firstLine="284"/>
          </w:pPr>
        </w:pPrChange>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w:t>
      </w:r>
      <w:ins w:id="240" w:author="Thơ Lê" w:date="2020-07-29T15:58:00Z">
        <w:r w:rsidR="00265EBA" w:rsidRPr="00265EBA">
          <w:rPr>
            <w:noProof/>
            <w:sz w:val="26"/>
            <w:szCs w:val="26"/>
            <w:lang w:val="vi-VN"/>
            <w:rPrChange w:id="241" w:author="Thơ Lê" w:date="2020-07-29T15:58:00Z">
              <w:rPr>
                <w:noProof/>
                <w:sz w:val="26"/>
                <w:szCs w:val="26"/>
              </w:rPr>
            </w:rPrChange>
          </w:rPr>
          <w:t>, chúng</w:t>
        </w:r>
      </w:ins>
      <w:r w:rsidRPr="003E6772">
        <w:rPr>
          <w:noProof/>
          <w:sz w:val="26"/>
          <w:szCs w:val="26"/>
          <w:lang w:val="vi-VN"/>
        </w:rPr>
        <w:t xml:space="preserve"> tôi </w:t>
      </w:r>
      <w:del w:id="242" w:author="Thơ Lê" w:date="2020-07-29T15:58:00Z">
        <w:r w:rsidRPr="003E6772" w:rsidDel="00265EBA">
          <w:rPr>
            <w:noProof/>
            <w:sz w:val="26"/>
            <w:szCs w:val="26"/>
            <w:lang w:val="vi-VN"/>
          </w:rPr>
          <w:delText xml:space="preserve">sẽ </w:delText>
        </w:r>
      </w:del>
      <w:r w:rsidRPr="003E6772">
        <w:rPr>
          <w:noProof/>
          <w:sz w:val="26"/>
          <w:szCs w:val="26"/>
          <w:lang w:val="vi-VN"/>
        </w:rPr>
        <w:t>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14:paraId="53A3B4A9" w14:textId="77777777"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43" w:name="_Toc45630118"/>
      <w:r w:rsidRPr="003E6772">
        <w:rPr>
          <w:i/>
          <w:noProof/>
          <w:sz w:val="28"/>
          <w:szCs w:val="28"/>
          <w:lang w:val="vi-VN"/>
        </w:rPr>
        <w:t>Phương pháp K-Nearest Neighbor</w:t>
      </w:r>
      <w:del w:id="244" w:author="Thơ Lê" w:date="2020-07-29T16:00:00Z">
        <w:r w:rsidRPr="003E6772" w:rsidDel="00DB4E3C">
          <w:rPr>
            <w:i/>
            <w:noProof/>
            <w:sz w:val="28"/>
            <w:szCs w:val="28"/>
            <w:lang w:val="vi-VN"/>
          </w:rPr>
          <w:delText xml:space="preserve"> (KNN)</w:delText>
        </w:r>
      </w:del>
      <w:bookmarkEnd w:id="243"/>
    </w:p>
    <w:p w14:paraId="4A5687A4" w14:textId="73A4B3DD"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 xml:space="preserve">Phương pháp K-Nearest Neighbor </w:t>
      </w:r>
      <w:ins w:id="245" w:author="Thơ Lê" w:date="2020-07-29T15:59:00Z">
        <w:r w:rsidR="006D4D96" w:rsidRPr="006D4D96">
          <w:rPr>
            <w:noProof/>
            <w:sz w:val="26"/>
            <w:szCs w:val="26"/>
            <w:lang w:val="vi-VN"/>
            <w:rPrChange w:id="246" w:author="Thơ Lê" w:date="2020-07-29T15:59:00Z">
              <w:rPr>
                <w:noProof/>
                <w:sz w:val="26"/>
                <w:szCs w:val="26"/>
              </w:rPr>
            </w:rPrChange>
          </w:rPr>
          <w:t>(KN</w:t>
        </w:r>
        <w:r w:rsidR="006D4D96" w:rsidRPr="00DB4E3C">
          <w:rPr>
            <w:noProof/>
            <w:sz w:val="26"/>
            <w:szCs w:val="26"/>
            <w:lang w:val="vi-VN"/>
            <w:rPrChange w:id="247" w:author="Thơ Lê" w:date="2020-07-29T15:59:00Z">
              <w:rPr>
                <w:noProof/>
                <w:sz w:val="26"/>
                <w:szCs w:val="26"/>
              </w:rPr>
            </w:rPrChange>
          </w:rPr>
          <w:t>N</w:t>
        </w:r>
        <w:r w:rsidR="006D4D96" w:rsidRPr="006D4D96">
          <w:rPr>
            <w:noProof/>
            <w:sz w:val="26"/>
            <w:szCs w:val="26"/>
            <w:lang w:val="vi-VN"/>
            <w:rPrChange w:id="248" w:author="Thơ Lê" w:date="2020-07-29T15:59:00Z">
              <w:rPr>
                <w:noProof/>
                <w:sz w:val="26"/>
                <w:szCs w:val="26"/>
              </w:rPr>
            </w:rPrChange>
          </w:rPr>
          <w:t xml:space="preserve">) </w:t>
        </w:r>
      </w:ins>
      <w:r w:rsidRPr="003E6772">
        <w:rPr>
          <w:noProof/>
          <w:sz w:val="26"/>
          <w:szCs w:val="26"/>
          <w:lang w:val="vi-VN"/>
        </w:rPr>
        <w:t>[13]</w:t>
      </w:r>
      <w:del w:id="249" w:author="Thơ Lê" w:date="2020-07-29T15:59:00Z">
        <w:r w:rsidRPr="003E6772" w:rsidDel="00C6343B">
          <w:rPr>
            <w:noProof/>
            <w:sz w:val="26"/>
            <w:szCs w:val="26"/>
            <w:lang w:val="vi-VN"/>
          </w:rPr>
          <w:delText xml:space="preserve"> </w:delText>
        </w:r>
      </w:del>
      <w:r w:rsidRPr="003E6772">
        <w:rPr>
          <w:noProof/>
          <w:sz w:val="26"/>
          <w:szCs w:val="26"/>
          <w:lang w:val="vi-VN"/>
        </w:rPr>
        <w:t xml:space="preserve"> là phương pháp truyền thống khá nổi tiếng về hướng tiếp cận dựa trên thống kê đã được nghiên cứu trong nhận dạng mẫu hơn bốn thập kỷ qua </w:t>
      </w:r>
      <w:commentRangeStart w:id="250"/>
      <w:r w:rsidRPr="003E6772">
        <w:rPr>
          <w:noProof/>
          <w:sz w:val="26"/>
          <w:szCs w:val="26"/>
          <w:lang w:val="vi-VN"/>
        </w:rPr>
        <w:t>(theo tài liệu của Dasarathy năm 1991)</w:t>
      </w:r>
      <w:commentRangeEnd w:id="250"/>
      <w:r w:rsidR="00291372">
        <w:rPr>
          <w:rStyle w:val="CommentReference"/>
        </w:rPr>
        <w:commentReference w:id="250"/>
      </w:r>
      <w:r w:rsidRPr="003E6772">
        <w:rPr>
          <w:noProof/>
          <w:sz w:val="26"/>
          <w:szCs w:val="26"/>
          <w:lang w:val="vi-VN"/>
        </w:rPr>
        <w:t xml:space="preserve">. KNN được đánh giá là một trong những phương pháp tốt nhất </w:t>
      </w:r>
      <w:commentRangeStart w:id="251"/>
      <w:r w:rsidRPr="003E6772">
        <w:rPr>
          <w:noProof/>
          <w:sz w:val="26"/>
          <w:szCs w:val="26"/>
          <w:lang w:val="vi-VN"/>
        </w:rPr>
        <w:t>(áp dụng trên tập dữ liệu Reuters phiên bản 21450)</w:t>
      </w:r>
      <w:commentRangeEnd w:id="251"/>
      <w:r w:rsidR="006155CC">
        <w:rPr>
          <w:rStyle w:val="CommentReference"/>
        </w:rPr>
        <w:commentReference w:id="251"/>
      </w:r>
      <w:r w:rsidRPr="003E6772">
        <w:rPr>
          <w:noProof/>
          <w:sz w:val="26"/>
          <w:szCs w:val="26"/>
          <w:lang w:val="vi-VN"/>
        </w:rPr>
        <w:t>, được sử dụng từ những thời kỳ đầu của</w:t>
      </w:r>
      <w:bookmarkStart w:id="252" w:name="page30"/>
      <w:bookmarkEnd w:id="252"/>
      <w:r w:rsidRPr="003E6772">
        <w:rPr>
          <w:noProof/>
          <w:sz w:val="26"/>
          <w:szCs w:val="26"/>
          <w:lang w:val="vi-VN"/>
        </w:rPr>
        <w:t xml:space="preserve"> việc phân loại văn bản </w:t>
      </w:r>
      <w:commentRangeStart w:id="253"/>
      <w:r w:rsidRPr="003E6772">
        <w:rPr>
          <w:noProof/>
          <w:sz w:val="26"/>
          <w:szCs w:val="26"/>
          <w:lang w:val="vi-VN"/>
        </w:rPr>
        <w:t>(được trình bày bởi Marsand năm 1992, Yang năm 1994, Iwayama năm 1995).</w:t>
      </w:r>
      <w:commentRangeEnd w:id="253"/>
      <w:r w:rsidR="00BE20DF">
        <w:rPr>
          <w:rStyle w:val="CommentReference"/>
        </w:rPr>
        <w:commentReference w:id="253"/>
      </w:r>
    </w:p>
    <w:p w14:paraId="749E8D05" w14:textId="0D8175ED"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Ý tưởng chủ đạo của phương pháp này là khi cần phân loại một văn bản mới, thuật toán sẽ tính khoảng cách (</w:t>
      </w:r>
      <w:ins w:id="254" w:author="Thơ Lê" w:date="2020-07-29T16:00:00Z">
        <w:r w:rsidR="00602B82" w:rsidRPr="00602B82">
          <w:rPr>
            <w:noProof/>
            <w:sz w:val="26"/>
            <w:szCs w:val="26"/>
            <w:lang w:val="vi-VN"/>
            <w:rPrChange w:id="255" w:author="Thơ Lê" w:date="2020-07-29T16:00:00Z">
              <w:rPr>
                <w:noProof/>
                <w:sz w:val="26"/>
                <w:szCs w:val="26"/>
              </w:rPr>
            </w:rPrChange>
          </w:rPr>
          <w:t>chẳng h</w:t>
        </w:r>
        <w:r w:rsidR="00602B82" w:rsidRPr="00063093">
          <w:rPr>
            <w:noProof/>
            <w:sz w:val="26"/>
            <w:szCs w:val="26"/>
            <w:lang w:val="vi-VN"/>
            <w:rPrChange w:id="256" w:author="Thơ Lê" w:date="2020-07-29T16:00:00Z">
              <w:rPr>
                <w:noProof/>
                <w:sz w:val="26"/>
                <w:szCs w:val="26"/>
              </w:rPr>
            </w:rPrChange>
          </w:rPr>
          <w:t xml:space="preserve">ạn </w:t>
        </w:r>
      </w:ins>
      <w:r w:rsidRPr="003E6772">
        <w:rPr>
          <w:noProof/>
          <w:sz w:val="26"/>
          <w:szCs w:val="26"/>
          <w:lang w:val="vi-VN"/>
        </w:rPr>
        <w:t>khoảng cách Euclide</w:t>
      </w:r>
      <w:del w:id="257" w:author="Thơ Lê" w:date="2020-07-29T16:00:00Z">
        <w:r w:rsidRPr="003E6772" w:rsidDel="00063093">
          <w:rPr>
            <w:noProof/>
            <w:sz w:val="26"/>
            <w:szCs w:val="26"/>
            <w:lang w:val="vi-VN"/>
          </w:rPr>
          <w:delText xml:space="preserve">, </w:delText>
        </w:r>
      </w:del>
      <w:ins w:id="258" w:author="Thơ Lê" w:date="2020-07-29T16:00:00Z">
        <w:r w:rsidR="00063093" w:rsidRPr="00063093">
          <w:rPr>
            <w:noProof/>
            <w:sz w:val="26"/>
            <w:szCs w:val="26"/>
            <w:lang w:val="vi-VN"/>
            <w:rPrChange w:id="259" w:author="Thơ Lê" w:date="2020-07-29T16:00:00Z">
              <w:rPr>
                <w:noProof/>
                <w:sz w:val="26"/>
                <w:szCs w:val="26"/>
              </w:rPr>
            </w:rPrChange>
          </w:rPr>
          <w:t xml:space="preserve"> ha</w:t>
        </w:r>
        <w:r w:rsidR="00063093" w:rsidRPr="00F734F3">
          <w:rPr>
            <w:noProof/>
            <w:sz w:val="26"/>
            <w:szCs w:val="26"/>
            <w:lang w:val="vi-VN"/>
            <w:rPrChange w:id="260" w:author="Thơ Lê" w:date="2020-07-29T16:00:00Z">
              <w:rPr>
                <w:noProof/>
                <w:sz w:val="26"/>
                <w:szCs w:val="26"/>
              </w:rPr>
            </w:rPrChange>
          </w:rPr>
          <w:t>y</w:t>
        </w:r>
        <w:r w:rsidR="00063093" w:rsidRPr="003E6772">
          <w:rPr>
            <w:noProof/>
            <w:sz w:val="26"/>
            <w:szCs w:val="26"/>
            <w:lang w:val="vi-VN"/>
          </w:rPr>
          <w:t xml:space="preserve"> </w:t>
        </w:r>
      </w:ins>
      <w:r w:rsidRPr="003E6772">
        <w:rPr>
          <w:noProof/>
          <w:sz w:val="26"/>
          <w:szCs w:val="26"/>
          <w:lang w:val="vi-VN"/>
        </w:rPr>
        <w:t>Cosine</w:t>
      </w:r>
      <w:del w:id="261" w:author="Thơ Lê" w:date="2020-07-29T16:00:00Z">
        <w:r w:rsidRPr="003E6772" w:rsidDel="00602B82">
          <w:rPr>
            <w:noProof/>
            <w:sz w:val="26"/>
            <w:szCs w:val="26"/>
            <w:lang w:val="vi-VN"/>
          </w:rPr>
          <w:delText xml:space="preserve"> ...</w:delText>
        </w:r>
      </w:del>
      <w:r w:rsidRPr="003E6772">
        <w:rPr>
          <w:noProof/>
          <w:sz w:val="26"/>
          <w:szCs w:val="26"/>
          <w:lang w:val="vi-VN"/>
        </w:rPr>
        <w:t xml:space="preserve">)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w:t>
      </w:r>
      <w:r w:rsidRPr="003E6772">
        <w:rPr>
          <w:noProof/>
          <w:sz w:val="26"/>
          <w:szCs w:val="26"/>
          <w:lang w:val="vi-VN"/>
        </w:rPr>
        <w:lastRenderedPageBreak/>
        <w:t>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14:paraId="0194EEFC" w14:textId="77777777"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14:paraId="49A0D7E4" w14:textId="77777777"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14:paraId="3A873553" w14:textId="77777777"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14:paraId="70157AE1" w14:textId="77777777"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14:paraId="0317FFC1" w14:textId="77777777"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14:paraId="4ABB45E3" w14:textId="77777777"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14:paraId="0D74E6D8" w14:textId="77777777" w:rsidR="00D13303" w:rsidRPr="003E6772" w:rsidRDefault="00AC2618"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14:paraId="58C89AA0" w14:textId="77777777"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14:paraId="22E0C1C5" w14:textId="77777777"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14:paraId="23766DA6" w14:textId="77777777"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14:paraId="11592CEF" w14:textId="77777777" w:rsidR="00D13303" w:rsidRPr="003E6772" w:rsidRDefault="00D13303" w:rsidP="00387D40">
      <w:pPr>
        <w:spacing w:before="120" w:line="360" w:lineRule="auto"/>
        <w:ind w:firstLine="284"/>
        <w:jc w:val="both"/>
        <w:rPr>
          <w:noProof/>
          <w:sz w:val="26"/>
          <w:szCs w:val="26"/>
          <w:lang w:val="vi-VN"/>
        </w:rPr>
      </w:pPr>
      <w:commentRangeStart w:id="262"/>
      <w:r w:rsidRPr="003E6772">
        <w:rPr>
          <w:noProof/>
          <w:sz w:val="26"/>
          <w:szCs w:val="26"/>
          <w:lang w:val="vi-VN"/>
        </w:rPr>
        <w:t>Xét ví dụ sau giả sử một bệnh viện tiến hành phân loại thuốc chỉ định cho những bệnh nhân mới dựa trên độ tuổi (Age) và tỷ lệ Na/K trong máu [13].</w:t>
      </w:r>
      <w:commentRangeEnd w:id="262"/>
      <w:r w:rsidR="006D24CB">
        <w:rPr>
          <w:rStyle w:val="CommentReference"/>
        </w:rPr>
        <w:commentReference w:id="262"/>
      </w:r>
    </w:p>
    <w:p w14:paraId="251D8612" w14:textId="77777777"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0C6CE0A4" wp14:editId="47F298F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8">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14:paraId="78AD31AF" w14:textId="77777777" w:rsidR="00BA1B3F" w:rsidRPr="003E6772" w:rsidRDefault="00BA1B3F" w:rsidP="00F26460">
      <w:pPr>
        <w:pStyle w:val="Caption"/>
        <w:spacing w:before="120" w:after="0" w:line="360" w:lineRule="auto"/>
        <w:jc w:val="center"/>
        <w:rPr>
          <w:b w:val="0"/>
          <w:i/>
          <w:noProof/>
          <w:color w:val="auto"/>
          <w:sz w:val="26"/>
          <w:szCs w:val="26"/>
          <w:lang w:val="vi-VN"/>
        </w:rPr>
      </w:pPr>
      <w:bookmarkStart w:id="263" w:name="_Toc41640877"/>
      <w:commentRangeStart w:id="26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63"/>
      <w:commentRangeEnd w:id="264"/>
      <w:r w:rsidR="00F734F3">
        <w:rPr>
          <w:rStyle w:val="CommentReference"/>
          <w:b w:val="0"/>
          <w:bCs w:val="0"/>
          <w:color w:val="auto"/>
        </w:rPr>
        <w:commentReference w:id="264"/>
      </w:r>
    </w:p>
    <w:p w14:paraId="2757FBEA" w14:textId="77777777"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14:paraId="756804DD" w14:textId="77777777"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14:paraId="328F8FB7" w14:textId="77777777"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14:paraId="48893C04" w14:textId="77777777"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40E32E12" wp14:editId="666B496B">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9">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14:paraId="53D04BCE" w14:textId="77777777" w:rsidR="00357CB0" w:rsidRPr="003E6772" w:rsidRDefault="00357CB0" w:rsidP="00904D34">
      <w:pPr>
        <w:pStyle w:val="Caption"/>
        <w:spacing w:before="120" w:after="0" w:line="360" w:lineRule="auto"/>
        <w:jc w:val="center"/>
        <w:rPr>
          <w:b w:val="0"/>
          <w:i/>
          <w:noProof/>
          <w:color w:val="auto"/>
          <w:sz w:val="26"/>
          <w:szCs w:val="26"/>
          <w:lang w:val="vi-VN"/>
        </w:rPr>
      </w:pPr>
      <w:bookmarkStart w:id="265"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65"/>
    </w:p>
    <w:p w14:paraId="78F8FC51" w14:textId="77777777"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14:paraId="02F4B181" w14:textId="77777777"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3CEC88C1" wp14:editId="594729C1">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20">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14:paraId="004A61EE" w14:textId="77777777" w:rsidR="00D02734" w:rsidRPr="003E6772" w:rsidRDefault="004C667B" w:rsidP="00255E07">
      <w:pPr>
        <w:pStyle w:val="Caption"/>
        <w:spacing w:before="120" w:after="0" w:line="360" w:lineRule="auto"/>
        <w:jc w:val="center"/>
        <w:rPr>
          <w:b w:val="0"/>
          <w:i/>
          <w:noProof/>
          <w:color w:val="auto"/>
          <w:sz w:val="26"/>
          <w:szCs w:val="26"/>
          <w:lang w:val="vi-VN"/>
        </w:rPr>
      </w:pPr>
      <w:bookmarkStart w:id="266"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66"/>
    </w:p>
    <w:p w14:paraId="409BA68E" w14:textId="77777777"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14:paraId="2E515DD0" w14:textId="77777777"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14:paraId="0288C20B" w14:textId="77777777"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14:paraId="5388CC6D" w14:textId="77777777" w:rsidR="00D13303" w:rsidRPr="003E6772" w:rsidRDefault="00AC2618"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14:paraId="421766CA" w14:textId="77777777"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14:paraId="16CF2129" w14:textId="77777777" w:rsidR="00D13303" w:rsidRPr="003E6772" w:rsidRDefault="00AC2618"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14:paraId="2337EA34" w14:textId="77777777"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14:paraId="33208B3B" w14:textId="77777777" w:rsidR="00D13303" w:rsidRPr="003E6772" w:rsidRDefault="00AC2618"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14:paraId="028A3512" w14:textId="77777777"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14:paraId="0B22B6D4" w14:textId="77777777"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14:paraId="4DCC9AD7" w14:textId="77777777"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14:paraId="3D5D00F0" w14:textId="77777777"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14:paraId="33F9D5C0" w14:textId="77777777"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14:paraId="1289E312" w14:textId="77777777"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4ED8E57B" w14:textId="77777777"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67" w:name="_Toc45630119"/>
      <w:r w:rsidRPr="003E6772">
        <w:rPr>
          <w:i/>
          <w:noProof/>
          <w:sz w:val="28"/>
          <w:szCs w:val="28"/>
          <w:lang w:val="vi-VN"/>
        </w:rPr>
        <w:t>Phương pháp Phương pháp Linear Least Square Fit (LLSF)</w:t>
      </w:r>
      <w:bookmarkEnd w:id="267"/>
    </w:p>
    <w:p w14:paraId="71E88582" w14:textId="278C8AF8" w:rsidR="00D13303" w:rsidRPr="003E6772" w:rsidRDefault="00B15CD7" w:rsidP="00154C8A">
      <w:pPr>
        <w:spacing w:before="120" w:line="360" w:lineRule="auto"/>
        <w:ind w:firstLine="284"/>
        <w:jc w:val="both"/>
        <w:rPr>
          <w:noProof/>
          <w:sz w:val="26"/>
          <w:szCs w:val="26"/>
          <w:lang w:val="vi-VN"/>
        </w:rPr>
      </w:pPr>
      <w:ins w:id="268" w:author="Thơ Lê" w:date="2020-07-29T16:03:00Z">
        <w:r w:rsidRPr="00B15CD7">
          <w:rPr>
            <w:noProof/>
            <w:sz w:val="26"/>
            <w:szCs w:val="26"/>
            <w:lang w:val="vi-VN"/>
            <w:rPrChange w:id="269" w:author="Thơ Lê" w:date="2020-07-29T16:03:00Z">
              <w:rPr>
                <w:noProof/>
                <w:sz w:val="26"/>
                <w:szCs w:val="26"/>
              </w:rPr>
            </w:rPrChange>
          </w:rPr>
          <w:t>Linear Leas</w:t>
        </w:r>
      </w:ins>
      <w:ins w:id="270" w:author="Thơ Lê" w:date="2020-07-29T16:04:00Z">
        <w:r w:rsidRPr="00B15CD7">
          <w:rPr>
            <w:noProof/>
            <w:sz w:val="26"/>
            <w:szCs w:val="26"/>
            <w:lang w:val="vi-VN"/>
            <w:rPrChange w:id="271" w:author="Thơ Lê" w:date="2020-07-29T16:04:00Z">
              <w:rPr>
                <w:noProof/>
                <w:sz w:val="26"/>
                <w:szCs w:val="26"/>
              </w:rPr>
            </w:rPrChange>
          </w:rPr>
          <w:t xml:space="preserve">t Square Fit </w:t>
        </w:r>
      </w:ins>
      <w:ins w:id="272" w:author="Thơ Lê" w:date="2020-07-29T16:03:00Z">
        <w:r w:rsidRPr="00B15CD7">
          <w:rPr>
            <w:noProof/>
            <w:sz w:val="26"/>
            <w:szCs w:val="26"/>
            <w:lang w:val="vi-VN"/>
            <w:rPrChange w:id="273" w:author="Thơ Lê" w:date="2020-07-29T16:03:00Z">
              <w:rPr>
                <w:noProof/>
                <w:sz w:val="26"/>
                <w:szCs w:val="26"/>
              </w:rPr>
            </w:rPrChange>
          </w:rPr>
          <w:t>(</w:t>
        </w:r>
      </w:ins>
      <w:r w:rsidR="00D13303" w:rsidRPr="003E6772">
        <w:rPr>
          <w:noProof/>
          <w:sz w:val="26"/>
          <w:szCs w:val="26"/>
          <w:lang w:val="vi-VN"/>
        </w:rPr>
        <w:t>LLSF</w:t>
      </w:r>
      <w:ins w:id="274" w:author="Thơ Lê" w:date="2020-07-29T16:03:00Z">
        <w:r w:rsidRPr="00B15CD7">
          <w:rPr>
            <w:noProof/>
            <w:sz w:val="26"/>
            <w:szCs w:val="26"/>
            <w:lang w:val="vi-VN"/>
            <w:rPrChange w:id="275" w:author="Thơ Lê" w:date="2020-07-29T16:03:00Z">
              <w:rPr>
                <w:noProof/>
                <w:sz w:val="26"/>
                <w:szCs w:val="26"/>
              </w:rPr>
            </w:rPrChange>
          </w:rPr>
          <w:t>)</w:t>
        </w:r>
      </w:ins>
      <w:r w:rsidR="00D13303" w:rsidRPr="003E6772">
        <w:rPr>
          <w:noProof/>
          <w:sz w:val="26"/>
          <w:szCs w:val="26"/>
          <w:lang w:val="vi-VN"/>
        </w:rPr>
        <w:t xml:space="preserve">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14:paraId="0056C6AA" w14:textId="77777777"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14:paraId="1C1013BE" w14:textId="77777777"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14:paraId="2FD22B67" w14:textId="77777777"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vào là một văn bản bao gồm các từ và trọng số.</w:t>
      </w:r>
      <w:bookmarkStart w:id="276" w:name="page33"/>
      <w:bookmarkEnd w:id="276"/>
    </w:p>
    <w:p w14:paraId="2CD7EC4E" w14:textId="77777777"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ra gồm các chủ đề cùng với trọng số nhị phân của văn bản ứng với vector đầu vào.</w:t>
      </w:r>
    </w:p>
    <w:p w14:paraId="729136A9" w14:textId="77777777"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14:paraId="47EAF8CA" w14:textId="77777777"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14:paraId="1C573FEB" w14:textId="77777777"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14:paraId="5A3BC860" w14:textId="77777777"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14:paraId="4282F8F2" w14:textId="77777777" w:rsidR="00D13303" w:rsidRPr="003E6772" w:rsidRDefault="00AC2618"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14:paraId="35952F3C" w14:textId="77777777"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14:paraId="3741EA0A" w14:textId="77777777"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14:paraId="76BC41EB" w14:textId="77777777" w:rsidR="00E7075C" w:rsidRPr="003E6772" w:rsidRDefault="00E7075C" w:rsidP="00154C8A">
      <w:pPr>
        <w:pStyle w:val="cushead2"/>
        <w:numPr>
          <w:ilvl w:val="0"/>
          <w:numId w:val="12"/>
        </w:numPr>
        <w:spacing w:before="120"/>
        <w:ind w:left="567" w:firstLine="284"/>
        <w:outlineLvl w:val="2"/>
        <w:rPr>
          <w:i/>
          <w:noProof/>
          <w:szCs w:val="26"/>
          <w:lang w:val="vi-VN"/>
        </w:rPr>
      </w:pPr>
      <w:bookmarkStart w:id="277" w:name="_Toc45630120"/>
      <w:r w:rsidRPr="003E6772">
        <w:rPr>
          <w:i/>
          <w:noProof/>
          <w:szCs w:val="26"/>
          <w:lang w:val="vi-VN"/>
        </w:rPr>
        <w:t>Phương pháp Entropy cực đại</w:t>
      </w:r>
      <w:bookmarkEnd w:id="277"/>
    </w:p>
    <w:p w14:paraId="2F39CEBB" w14:textId="77777777"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14:paraId="57BCA73C" w14:textId="77777777"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14:paraId="7B6897B0" w14:textId="77777777"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14:paraId="7690348B" w14:textId="77777777"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14:paraId="153CB135" w14:textId="77777777" w:rsidR="00F70457" w:rsidRPr="003E6772" w:rsidRDefault="00AC2618"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14:paraId="546709B5" w14:textId="77777777"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14:paraId="0FEC3B39" w14:textId="77777777"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14:paraId="74A8C4B5" w14:textId="77777777" w:rsidR="00F70457" w:rsidRPr="003E6772" w:rsidRDefault="00AC2618"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14:paraId="098F4D24" w14:textId="77777777"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14:paraId="598F1B71" w14:textId="77777777"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14:paraId="621CB52F" w14:textId="77777777" w:rsidR="00D13303" w:rsidRPr="003E6772" w:rsidRDefault="00D13303" w:rsidP="00882380">
      <w:pPr>
        <w:pStyle w:val="cushead2"/>
        <w:numPr>
          <w:ilvl w:val="0"/>
          <w:numId w:val="12"/>
        </w:numPr>
        <w:spacing w:before="120"/>
        <w:ind w:left="567" w:firstLine="284"/>
        <w:outlineLvl w:val="2"/>
        <w:rPr>
          <w:i/>
          <w:noProof/>
          <w:szCs w:val="26"/>
          <w:lang w:val="vi-VN"/>
        </w:rPr>
      </w:pPr>
      <w:bookmarkStart w:id="278" w:name="_Toc45630121"/>
      <w:r w:rsidRPr="003E6772">
        <w:rPr>
          <w:i/>
          <w:noProof/>
          <w:szCs w:val="26"/>
          <w:lang w:val="vi-VN"/>
        </w:rPr>
        <w:t xml:space="preserve">Phương pháp </w:t>
      </w:r>
      <w:r w:rsidR="00F70457" w:rsidRPr="003E6772">
        <w:rPr>
          <w:i/>
          <w:noProof/>
          <w:szCs w:val="26"/>
          <w:lang w:val="vi-VN"/>
        </w:rPr>
        <w:t>cây quyết định</w:t>
      </w:r>
      <w:bookmarkEnd w:id="278"/>
    </w:p>
    <w:p w14:paraId="025FC4F0" w14:textId="77777777"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14:paraId="2F12DE24" w14:textId="77777777"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A19C28F" wp14:editId="69499B93">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21">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14:paraId="01E0D257" w14:textId="77777777" w:rsidR="00883E79" w:rsidRPr="003E6772" w:rsidRDefault="00883E79" w:rsidP="00574A0A">
      <w:pPr>
        <w:pStyle w:val="Caption"/>
        <w:spacing w:before="120" w:after="0" w:line="360" w:lineRule="auto"/>
        <w:jc w:val="center"/>
        <w:rPr>
          <w:b w:val="0"/>
          <w:i/>
          <w:noProof/>
          <w:color w:val="auto"/>
          <w:sz w:val="26"/>
          <w:szCs w:val="26"/>
          <w:lang w:val="vi-VN"/>
        </w:rPr>
      </w:pPr>
      <w:bookmarkStart w:id="279"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279"/>
    </w:p>
    <w:p w14:paraId="28F2141F" w14:textId="77777777"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14:paraId="69FAABCC" w14:textId="77777777"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14:paraId="509DAD57" w14:textId="77777777"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280" w:name="_Toc45630122"/>
      <w:r w:rsidRPr="003E6772">
        <w:rPr>
          <w:rFonts w:ascii="Times New Roman" w:hAnsi="Times New Roman"/>
          <w:i w:val="0"/>
          <w:noProof/>
          <w:lang w:val="vi-VN"/>
        </w:rPr>
        <w:t>Phân lớp câu chủ quan</w:t>
      </w:r>
      <w:bookmarkEnd w:id="280"/>
    </w:p>
    <w:p w14:paraId="4C0FC297" w14:textId="06E35F44"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w:t>
      </w:r>
      <w:del w:id="281" w:author="Thơ Lê" w:date="2020-07-29T16:06:00Z">
        <w:r w:rsidRPr="003E6772" w:rsidDel="008C407A">
          <w:rPr>
            <w:noProof/>
            <w:sz w:val="26"/>
            <w:szCs w:val="26"/>
            <w:lang w:val="vi-VN"/>
          </w:rPr>
          <w:delText xml:space="preserve">1 trong hay </w:delText>
        </w:r>
      </w:del>
      <w:r w:rsidRPr="003E6772">
        <w:rPr>
          <w:noProof/>
          <w:sz w:val="26"/>
          <w:szCs w:val="26"/>
          <w:lang w:val="vi-VN"/>
        </w:rPr>
        <w:t>lớp chủ quan hoặc khách quan (</w:t>
      </w:r>
      <w:del w:id="282" w:author="Thơ Lê" w:date="2020-07-29T16:06:00Z">
        <w:r w:rsidRPr="003E6772" w:rsidDel="008C407A">
          <w:rPr>
            <w:noProof/>
            <w:sz w:val="26"/>
            <w:szCs w:val="26"/>
            <w:lang w:val="vi-VN"/>
          </w:rPr>
          <w:delText xml:space="preserve"> </w:delText>
        </w:r>
      </w:del>
      <w:r w:rsidRPr="003E6772">
        <w:rPr>
          <w:noProof/>
          <w:sz w:val="26"/>
          <w:szCs w:val="26"/>
          <w:lang w:val="vi-VN"/>
        </w:rPr>
        <w:t xml:space="preserve">theo Wiebe vào 1999) [5]. Một câu khách quan thường diễn đạt đưa ra một số thông tin thực tế, trong khi câu chủ quan thường đưa ra những quan điểm và ý kiến cá nhân. </w:t>
      </w:r>
    </w:p>
    <w:p w14:paraId="13A8E87C" w14:textId="77777777"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14:paraId="51EB976A" w14:textId="77777777"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14:paraId="561CAA74" w14:textId="77777777"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 xml:space="preserve">Trong thực tế câu chủ quan có thể diễn đạt nhiều loại thông tin khác nhau như: ý kiến, đánh giá, cảm xúc, niềm tin, suy đoán, cáo buộc, lập trường, v.v. </w:t>
      </w:r>
      <w:commentRangeStart w:id="283"/>
      <w:r w:rsidRPr="003E6772">
        <w:rPr>
          <w:noProof/>
          <w:sz w:val="26"/>
          <w:szCs w:val="26"/>
          <w:lang w:val="vi-VN"/>
        </w:rPr>
        <w:t>(Quirk et al., 1985; Wiebe, Bruce and O'Hara, 1999)</w:t>
      </w:r>
      <w:commentRangeEnd w:id="283"/>
      <w:r w:rsidR="00C352F9">
        <w:rPr>
          <w:rStyle w:val="CommentReference"/>
        </w:rPr>
        <w:commentReference w:id="283"/>
      </w:r>
      <w:r w:rsidRPr="003E6772">
        <w:rPr>
          <w:noProof/>
          <w:sz w:val="26"/>
          <w:szCs w:val="26"/>
          <w:lang w:val="vi-VN"/>
        </w:rPr>
        <w:t>.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14:paraId="24C40207" w14:textId="77777777"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14:paraId="0E8E90E0" w14:textId="77777777"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 xml:space="preserve">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w:t>
      </w:r>
      <w:commentRangeStart w:id="284"/>
      <w:r w:rsidRPr="003E6772">
        <w:rPr>
          <w:noProof/>
          <w:sz w:val="26"/>
          <w:szCs w:val="26"/>
          <w:lang w:val="vi-VN"/>
        </w:rPr>
        <w:t xml:space="preserve">POS </w:t>
      </w:r>
      <w:commentRangeEnd w:id="284"/>
      <w:r w:rsidR="00E052FF">
        <w:rPr>
          <w:rStyle w:val="CommentReference"/>
        </w:rPr>
        <w:commentReference w:id="284"/>
      </w:r>
      <w:r w:rsidRPr="003E6772">
        <w:rPr>
          <w:noProof/>
          <w:sz w:val="26"/>
          <w:szCs w:val="26"/>
          <w:lang w:val="vi-VN"/>
        </w:rPr>
        <w:t>được chọn làm đặc trưng cho các mẫu huấn luyện.</w:t>
      </w:r>
    </w:p>
    <w:p w14:paraId="0E589C0C" w14:textId="77777777"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47E23603" wp14:editId="4C3EE23D">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2">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14:paraId="78673473" w14:textId="77777777" w:rsidR="00F170F2" w:rsidRPr="003E6772" w:rsidRDefault="00C05B82" w:rsidP="00576068">
      <w:pPr>
        <w:pStyle w:val="Caption"/>
        <w:spacing w:before="120" w:after="0" w:line="360" w:lineRule="auto"/>
        <w:jc w:val="center"/>
        <w:rPr>
          <w:b w:val="0"/>
          <w:i/>
          <w:noProof/>
          <w:color w:val="auto"/>
          <w:sz w:val="26"/>
          <w:szCs w:val="26"/>
          <w:lang w:val="vi-VN"/>
        </w:rPr>
      </w:pPr>
      <w:bookmarkStart w:id="285"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285"/>
    </w:p>
    <w:p w14:paraId="2A54138B" w14:textId="77777777"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14:paraId="767E8765" w14:textId="77777777"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14:paraId="6F1D2DF7" w14:textId="77777777"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14:paraId="4D795BBC" w14:textId="77777777"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14:paraId="43C110A4" w14:textId="77777777" w:rsidR="00D13303" w:rsidRPr="003E6772" w:rsidRDefault="008635A0" w:rsidP="009A397F">
      <w:pPr>
        <w:pStyle w:val="Heading2"/>
        <w:numPr>
          <w:ilvl w:val="0"/>
          <w:numId w:val="40"/>
        </w:numPr>
        <w:spacing w:before="120" w:after="0"/>
        <w:ind w:left="0" w:firstLine="284"/>
        <w:rPr>
          <w:rFonts w:ascii="Times New Roman" w:hAnsi="Times New Roman"/>
          <w:i w:val="0"/>
          <w:noProof/>
          <w:lang w:val="vi-VN"/>
        </w:rPr>
      </w:pPr>
      <w:bookmarkStart w:id="286" w:name="_Toc45630123"/>
      <w:r w:rsidRPr="003C483C">
        <w:rPr>
          <w:rFonts w:ascii="Times New Roman" w:hAnsi="Times New Roman"/>
          <w:i w:val="0"/>
          <w:noProof/>
          <w:lang w:val="vi-VN"/>
        </w:rPr>
        <w:t>Phương pháp b</w:t>
      </w:r>
      <w:r w:rsidR="00D13303" w:rsidRPr="003E6772">
        <w:rPr>
          <w:rFonts w:ascii="Times New Roman" w:hAnsi="Times New Roman"/>
          <w:i w:val="0"/>
          <w:noProof/>
          <w:lang w:val="vi-VN"/>
        </w:rPr>
        <w:t>iễu diễn văn bản</w:t>
      </w:r>
      <w:bookmarkEnd w:id="286"/>
    </w:p>
    <w:p w14:paraId="60A83925" w14:textId="77777777"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14:paraId="30A52AEA" w14:textId="77777777"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14:paraId="4B6C311E" w14:textId="77777777"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14:paraId="10A52B23" w14:textId="77777777"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287" w:name="_Toc45630124"/>
      <w:r w:rsidRPr="003E6772">
        <w:rPr>
          <w:rFonts w:ascii="Times New Roman" w:hAnsi="Times New Roman"/>
          <w:b w:val="0"/>
          <w:i/>
          <w:noProof/>
          <w:sz w:val="28"/>
          <w:szCs w:val="28"/>
          <w:lang w:val="vi-VN"/>
        </w:rPr>
        <w:t>Mô hình logic</w:t>
      </w:r>
      <w:bookmarkEnd w:id="287"/>
    </w:p>
    <w:p w14:paraId="2B748C06" w14:textId="77777777"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14:paraId="312C7F66" w14:textId="77777777"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14:paraId="13202EE5" w14:textId="77777777"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14:paraId="54B3BB91" w14:textId="77777777"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14:paraId="0E2F823F" w14:textId="77777777"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14:paraId="4FA452D3" w14:textId="77777777"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Look w:val="04A0" w:firstRow="1" w:lastRow="0" w:firstColumn="1" w:lastColumn="0" w:noHBand="0" w:noVBand="1"/>
      </w:tblPr>
      <w:tblGrid>
        <w:gridCol w:w="1930"/>
        <w:gridCol w:w="3020"/>
      </w:tblGrid>
      <w:tr w:rsidR="00AA5C11" w:rsidRPr="006424CE" w14:paraId="74DA7C43" w14:textId="77777777" w:rsidTr="004213B8">
        <w:trPr>
          <w:trHeight w:val="542"/>
          <w:jc w:val="center"/>
        </w:trPr>
        <w:tc>
          <w:tcPr>
            <w:tcW w:w="1930" w:type="dxa"/>
          </w:tcPr>
          <w:p w14:paraId="6E0A3B5F"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14:paraId="199499BC"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14:paraId="1AB34790" w14:textId="77777777" w:rsidTr="004213B8">
        <w:trPr>
          <w:jc w:val="center"/>
        </w:trPr>
        <w:tc>
          <w:tcPr>
            <w:tcW w:w="1930" w:type="dxa"/>
          </w:tcPr>
          <w:p w14:paraId="7CDE14AA"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14:paraId="6ECBC78C"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14:paraId="19D6C803" w14:textId="77777777" w:rsidTr="004213B8">
        <w:trPr>
          <w:jc w:val="center"/>
        </w:trPr>
        <w:tc>
          <w:tcPr>
            <w:tcW w:w="1930" w:type="dxa"/>
          </w:tcPr>
          <w:p w14:paraId="6ACD22F8"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14:paraId="5AC3851E"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14:paraId="032FC637" w14:textId="77777777" w:rsidTr="004213B8">
        <w:trPr>
          <w:jc w:val="center"/>
        </w:trPr>
        <w:tc>
          <w:tcPr>
            <w:tcW w:w="1930" w:type="dxa"/>
          </w:tcPr>
          <w:p w14:paraId="5FC3D515"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14:paraId="76D27718"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14:paraId="23A3811C" w14:textId="77777777" w:rsidTr="004213B8">
        <w:trPr>
          <w:jc w:val="center"/>
        </w:trPr>
        <w:tc>
          <w:tcPr>
            <w:tcW w:w="1930" w:type="dxa"/>
          </w:tcPr>
          <w:p w14:paraId="5AD3CE12"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14:paraId="0A957B2F"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14:paraId="79F94C46" w14:textId="77777777" w:rsidTr="004213B8">
        <w:trPr>
          <w:jc w:val="center"/>
        </w:trPr>
        <w:tc>
          <w:tcPr>
            <w:tcW w:w="1930" w:type="dxa"/>
          </w:tcPr>
          <w:p w14:paraId="529CCA24"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14:paraId="64039F0B"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14:paraId="32343368" w14:textId="77777777" w:rsidTr="004213B8">
        <w:trPr>
          <w:jc w:val="center"/>
        </w:trPr>
        <w:tc>
          <w:tcPr>
            <w:tcW w:w="1930" w:type="dxa"/>
          </w:tcPr>
          <w:p w14:paraId="6BF00D1E"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14:paraId="7334231E"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14:paraId="626FBCB2" w14:textId="77777777" w:rsidTr="004213B8">
        <w:trPr>
          <w:jc w:val="center"/>
        </w:trPr>
        <w:tc>
          <w:tcPr>
            <w:tcW w:w="1930" w:type="dxa"/>
          </w:tcPr>
          <w:p w14:paraId="17A4D9DA"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14:paraId="2A463519" w14:textId="77777777"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14:paraId="4BDEAE35" w14:textId="77777777" w:rsidTr="004213B8">
        <w:trPr>
          <w:jc w:val="center"/>
        </w:trPr>
        <w:tc>
          <w:tcPr>
            <w:tcW w:w="1930" w:type="dxa"/>
          </w:tcPr>
          <w:p w14:paraId="73A6F6D7" w14:textId="77777777"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14:paraId="675891CF" w14:textId="77777777"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14:paraId="731AA441" w14:textId="77777777" w:rsidTr="004213B8">
        <w:trPr>
          <w:jc w:val="center"/>
        </w:trPr>
        <w:tc>
          <w:tcPr>
            <w:tcW w:w="1930" w:type="dxa"/>
          </w:tcPr>
          <w:p w14:paraId="38CDF255" w14:textId="77777777"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14:paraId="4FD680DE" w14:textId="77777777"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14:paraId="601C491F" w14:textId="77777777" w:rsidR="00A2342B" w:rsidRPr="003E6772" w:rsidRDefault="00A2342B" w:rsidP="00A2342B">
      <w:pPr>
        <w:pStyle w:val="Caption"/>
        <w:spacing w:before="120" w:after="0"/>
        <w:jc w:val="center"/>
        <w:rPr>
          <w:b w:val="0"/>
          <w:i/>
          <w:noProof/>
          <w:color w:val="auto"/>
          <w:sz w:val="26"/>
          <w:szCs w:val="26"/>
          <w:lang w:val="vi-VN"/>
        </w:rPr>
      </w:pPr>
      <w:bookmarkStart w:id="288" w:name="_Toc41596810"/>
      <w:bookmarkStart w:id="289"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288"/>
      <w:bookmarkEnd w:id="289"/>
    </w:p>
    <w:p w14:paraId="382E1FAD" w14:textId="77777777"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14:paraId="5C81FB86" w14:textId="77777777"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14:paraId="019B2F0E" w14:textId="77777777"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14:paraId="3968EABA" w14:textId="77777777"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290" w:name="_Toc45630125"/>
      <w:r w:rsidRPr="003E6772">
        <w:rPr>
          <w:rFonts w:ascii="Times New Roman" w:hAnsi="Times New Roman"/>
          <w:b w:val="0"/>
          <w:i/>
          <w:noProof/>
          <w:sz w:val="28"/>
          <w:szCs w:val="28"/>
          <w:lang w:val="vi-VN"/>
        </w:rPr>
        <w:t>Mô hình phân tích cú pháp</w:t>
      </w:r>
      <w:bookmarkEnd w:id="290"/>
    </w:p>
    <w:p w14:paraId="0901B5B8" w14:textId="77777777"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 xml:space="preserve">đó. Sau đó, người ta tiến hành </w:t>
      </w:r>
      <w:commentRangeStart w:id="291"/>
      <w:r w:rsidR="003752B1" w:rsidRPr="003E6772">
        <w:rPr>
          <w:noProof/>
          <w:sz w:val="26"/>
          <w:szCs w:val="26"/>
          <w:lang w:val="vi-VN"/>
        </w:rPr>
        <w:t>i</w:t>
      </w:r>
      <w:r w:rsidRPr="003E6772">
        <w:rPr>
          <w:noProof/>
          <w:sz w:val="26"/>
          <w:szCs w:val="26"/>
          <w:lang w:val="vi-VN"/>
        </w:rPr>
        <w:t xml:space="preserve">ndex </w:t>
      </w:r>
      <w:commentRangeEnd w:id="291"/>
      <w:r w:rsidR="008432CC">
        <w:rPr>
          <w:rStyle w:val="CommentReference"/>
        </w:rPr>
        <w:commentReference w:id="291"/>
      </w:r>
      <w:r w:rsidRPr="003E6772">
        <w:rPr>
          <w:noProof/>
          <w:sz w:val="26"/>
          <w:szCs w:val="26"/>
          <w:lang w:val="vi-VN"/>
        </w:rPr>
        <w:t xml:space="preserve">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14:paraId="21A5121D" w14:textId="77777777"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14:paraId="54B493D6" w14:textId="77777777"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14:paraId="2E986683" w14:textId="77777777"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14:paraId="27A18D67" w14:textId="77777777"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292" w:name="_Toc45630126"/>
      <w:r w:rsidRPr="003E6772">
        <w:rPr>
          <w:rFonts w:ascii="Times New Roman" w:hAnsi="Times New Roman"/>
          <w:b w:val="0"/>
          <w:i/>
          <w:noProof/>
          <w:sz w:val="28"/>
          <w:szCs w:val="28"/>
          <w:lang w:val="vi-VN"/>
        </w:rPr>
        <w:t>Mô hình không gian vector</w:t>
      </w:r>
      <w:bookmarkEnd w:id="292"/>
    </w:p>
    <w:p w14:paraId="7BBA6BC6" w14:textId="77777777"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14:paraId="39C59672" w14:textId="77777777"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14:paraId="6C2975A5" w14:textId="77777777"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237A0D23" wp14:editId="1C56BC6D">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3">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14:paraId="0D9319CE" w14:textId="77777777" w:rsidR="005A41A9" w:rsidRPr="003E6772" w:rsidRDefault="005A41A9" w:rsidP="00067C25">
      <w:pPr>
        <w:pStyle w:val="Caption"/>
        <w:spacing w:before="120" w:after="0" w:line="360" w:lineRule="auto"/>
        <w:jc w:val="center"/>
        <w:rPr>
          <w:b w:val="0"/>
          <w:i/>
          <w:noProof/>
          <w:color w:val="auto"/>
          <w:sz w:val="26"/>
          <w:szCs w:val="26"/>
          <w:lang w:val="vi-VN"/>
        </w:rPr>
      </w:pPr>
      <w:bookmarkStart w:id="293"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293"/>
    </w:p>
    <w:p w14:paraId="5F51A5D0" w14:textId="77777777"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14:paraId="5A52FC52" w14:textId="77777777"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14:paraId="3CA6B4E0" w14:textId="77777777"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14:paraId="6275BC1B" w14:textId="77777777"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14:paraId="59BE43A1" w14:textId="77777777"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Look w:val="04A0" w:firstRow="1" w:lastRow="0" w:firstColumn="1" w:lastColumn="0" w:noHBand="0" w:noVBand="1"/>
      </w:tblPr>
      <w:tblGrid>
        <w:gridCol w:w="2260"/>
        <w:gridCol w:w="1759"/>
        <w:gridCol w:w="1791"/>
      </w:tblGrid>
      <w:tr w:rsidR="00AA5C11" w:rsidRPr="003E6772" w14:paraId="392169A7" w14:textId="77777777" w:rsidTr="004213B8">
        <w:trPr>
          <w:jc w:val="center"/>
        </w:trPr>
        <w:tc>
          <w:tcPr>
            <w:tcW w:w="2260" w:type="dxa"/>
          </w:tcPr>
          <w:p w14:paraId="73355FEF" w14:textId="77777777"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14:paraId="61AE5BF8" w14:textId="77777777"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14:paraId="790B1494" w14:textId="77777777"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14:paraId="54BFC048" w14:textId="77777777" w:rsidTr="004213B8">
        <w:trPr>
          <w:jc w:val="center"/>
        </w:trPr>
        <w:tc>
          <w:tcPr>
            <w:tcW w:w="2260" w:type="dxa"/>
          </w:tcPr>
          <w:p w14:paraId="51DEF71F" w14:textId="77777777"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14:paraId="71BB36BA" w14:textId="77777777"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14:paraId="362F6EF0" w14:textId="77777777"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14:paraId="31CDE534" w14:textId="77777777" w:rsidTr="004213B8">
        <w:trPr>
          <w:jc w:val="center"/>
        </w:trPr>
        <w:tc>
          <w:tcPr>
            <w:tcW w:w="2260" w:type="dxa"/>
          </w:tcPr>
          <w:p w14:paraId="5B4074DA" w14:textId="5F9CE7D0" w:rsidR="00AA5C11" w:rsidRPr="003E6772" w:rsidRDefault="00050FAA" w:rsidP="003629F6">
            <w:pPr>
              <w:spacing w:before="120" w:line="360" w:lineRule="auto"/>
              <w:rPr>
                <w:noProof/>
                <w:sz w:val="26"/>
                <w:szCs w:val="26"/>
                <w:lang w:val="vi-VN"/>
              </w:rPr>
            </w:pPr>
            <w:r w:rsidRPr="003E6772">
              <w:rPr>
                <w:noProof/>
                <w:sz w:val="26"/>
                <w:szCs w:val="26"/>
                <w:lang w:val="vi-VN"/>
              </w:rPr>
              <w:t>V</w:t>
            </w:r>
            <w:r w:rsidR="00AA5C11" w:rsidRPr="003E6772">
              <w:rPr>
                <w:noProof/>
                <w:sz w:val="26"/>
                <w:szCs w:val="26"/>
                <w:lang w:val="vi-VN"/>
              </w:rPr>
              <w:t>i</w:t>
            </w:r>
          </w:p>
        </w:tc>
        <w:tc>
          <w:tcPr>
            <w:tcW w:w="1759" w:type="dxa"/>
          </w:tcPr>
          <w:p w14:paraId="52CFC236" w14:textId="77777777"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14:paraId="075A647E" w14:textId="77777777"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14:paraId="045B0E2D" w14:textId="77777777" w:rsidTr="004213B8">
        <w:trPr>
          <w:jc w:val="center"/>
        </w:trPr>
        <w:tc>
          <w:tcPr>
            <w:tcW w:w="2260" w:type="dxa"/>
          </w:tcPr>
          <w:p w14:paraId="42DED4E8" w14:textId="481B087B" w:rsidR="00AA5C11" w:rsidRPr="003E6772" w:rsidRDefault="00050FAA" w:rsidP="003629F6">
            <w:pPr>
              <w:spacing w:before="120" w:line="360" w:lineRule="auto"/>
              <w:rPr>
                <w:noProof/>
                <w:sz w:val="26"/>
                <w:szCs w:val="26"/>
                <w:lang w:val="vi-VN"/>
              </w:rPr>
            </w:pPr>
            <w:r w:rsidRPr="003E6772">
              <w:rPr>
                <w:noProof/>
                <w:sz w:val="26"/>
                <w:szCs w:val="26"/>
                <w:lang w:val="vi-VN"/>
              </w:rPr>
              <w:t>T</w:t>
            </w:r>
            <w:r w:rsidR="00AA5C11" w:rsidRPr="003E6772">
              <w:rPr>
                <w:noProof/>
                <w:sz w:val="26"/>
                <w:szCs w:val="26"/>
                <w:lang w:val="vi-VN"/>
              </w:rPr>
              <w:t>ính</w:t>
            </w:r>
          </w:p>
        </w:tc>
        <w:tc>
          <w:tcPr>
            <w:tcW w:w="1759" w:type="dxa"/>
          </w:tcPr>
          <w:p w14:paraId="799A9A06" w14:textId="77777777"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14:paraId="3B13DEE7" w14:textId="77777777"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14:paraId="343B880D" w14:textId="77777777" w:rsidR="005B3589" w:rsidRPr="003E6772" w:rsidRDefault="003629F6" w:rsidP="003629F6">
      <w:pPr>
        <w:pStyle w:val="Caption"/>
        <w:spacing w:before="120" w:after="0"/>
        <w:jc w:val="center"/>
        <w:rPr>
          <w:i/>
          <w:noProof/>
          <w:color w:val="auto"/>
          <w:sz w:val="26"/>
          <w:szCs w:val="26"/>
          <w:lang w:val="vi-VN"/>
        </w:rPr>
      </w:pPr>
      <w:bookmarkStart w:id="294" w:name="_Toc41596811"/>
      <w:bookmarkStart w:id="295"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w:t>
      </w:r>
      <w:commentRangeStart w:id="296"/>
      <w:r w:rsidRPr="003E6772">
        <w:rPr>
          <w:i/>
          <w:noProof/>
          <w:color w:val="auto"/>
          <w:sz w:val="26"/>
          <w:szCs w:val="26"/>
          <w:lang w:val="vi-VN"/>
        </w:rPr>
        <w:t>văn bảng</w:t>
      </w:r>
      <w:commentRangeEnd w:id="296"/>
      <w:r w:rsidR="003C0B9E">
        <w:rPr>
          <w:rStyle w:val="CommentReference"/>
          <w:b w:val="0"/>
          <w:bCs w:val="0"/>
          <w:color w:val="auto"/>
        </w:rPr>
        <w:commentReference w:id="296"/>
      </w:r>
      <w:r w:rsidRPr="003E6772">
        <w:rPr>
          <w:i/>
          <w:noProof/>
          <w:color w:val="auto"/>
          <w:sz w:val="26"/>
          <w:szCs w:val="26"/>
          <w:lang w:val="vi-VN"/>
        </w:rPr>
        <w:t xml:space="preserve"> </w:t>
      </w:r>
      <w:commentRangeStart w:id="297"/>
      <w:r w:rsidRPr="003E6772">
        <w:rPr>
          <w:i/>
          <w:noProof/>
          <w:color w:val="auto"/>
          <w:sz w:val="26"/>
          <w:szCs w:val="26"/>
          <w:lang w:val="vi-VN"/>
        </w:rPr>
        <w:t>dạng trọng số</w:t>
      </w:r>
      <w:bookmarkEnd w:id="294"/>
      <w:bookmarkEnd w:id="295"/>
      <w:commentRangeEnd w:id="297"/>
      <w:r w:rsidR="004D2334">
        <w:rPr>
          <w:rStyle w:val="CommentReference"/>
          <w:b w:val="0"/>
          <w:bCs w:val="0"/>
          <w:color w:val="auto"/>
        </w:rPr>
        <w:commentReference w:id="297"/>
      </w:r>
    </w:p>
    <w:p w14:paraId="6ADF1AEF" w14:textId="77777777"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14:paraId="0C193638" w14:textId="77777777"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 xml:space="preserve">Phương pháp </w:t>
      </w:r>
      <w:commentRangeStart w:id="298"/>
      <w:r w:rsidRPr="003E6772">
        <w:rPr>
          <w:noProof/>
          <w:szCs w:val="26"/>
          <w:lang w:val="vi-VN"/>
        </w:rPr>
        <w:t>Boolean weighting</w:t>
      </w:r>
      <w:commentRangeEnd w:id="298"/>
      <w:r w:rsidR="00B549E9">
        <w:rPr>
          <w:rStyle w:val="CommentReference"/>
        </w:rPr>
        <w:commentReference w:id="298"/>
      </w:r>
      <w:r w:rsidRPr="003E6772">
        <w:rPr>
          <w:noProof/>
          <w:szCs w:val="26"/>
          <w:lang w:val="vi-VN"/>
        </w:rPr>
        <w:t>: giá trị là 1 nếu số lần xuất hiện của từ khóa lớn hơn một ngưỡng nào đó, ngược lại 0.</w:t>
      </w:r>
    </w:p>
    <w:p w14:paraId="3E41AB54" w14:textId="43A9ECFA"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 xml:space="preserve">Phương pháp dựa trên tần </w:t>
      </w:r>
      <w:del w:id="299" w:author="Thơ Lê" w:date="2020-07-30T21:24:00Z">
        <w:r w:rsidRPr="003E6772" w:rsidDel="006A57A3">
          <w:rPr>
            <w:noProof/>
            <w:szCs w:val="26"/>
            <w:lang w:val="vi-VN"/>
          </w:rPr>
          <w:delText xml:space="preserve">số </w:delText>
        </w:r>
      </w:del>
      <w:ins w:id="300" w:author="Thơ Lê" w:date="2020-07-30T21:24:00Z">
        <w:r w:rsidR="006A57A3">
          <w:rPr>
            <w:noProof/>
            <w:szCs w:val="26"/>
          </w:rPr>
          <w:t>suất</w:t>
        </w:r>
        <w:r w:rsidR="006A57A3" w:rsidRPr="003E6772">
          <w:rPr>
            <w:noProof/>
            <w:szCs w:val="26"/>
            <w:lang w:val="vi-VN"/>
          </w:rPr>
          <w:t xml:space="preserve"> </w:t>
        </w:r>
      </w:ins>
      <w:r w:rsidRPr="003E6772">
        <w:rPr>
          <w:noProof/>
          <w:szCs w:val="26"/>
          <w:lang w:val="vi-VN"/>
        </w:rPr>
        <w:t xml:space="preserve">từ khóa </w:t>
      </w:r>
      <w:ins w:id="301" w:author="Thơ Lê" w:date="2020-07-30T21:24:00Z">
        <w:r w:rsidR="00B5521E">
          <w:rPr>
            <w:noProof/>
            <w:szCs w:val="26"/>
          </w:rPr>
          <w:t xml:space="preserve">TF </w:t>
        </w:r>
      </w:ins>
      <w:r w:rsidRPr="003E6772">
        <w:rPr>
          <w:noProof/>
          <w:szCs w:val="26"/>
          <w:lang w:val="vi-VN"/>
        </w:rPr>
        <w:t>(Term Frequency Weighting).</w:t>
      </w:r>
    </w:p>
    <w:p w14:paraId="78569D10" w14:textId="467043C0"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 xml:space="preserve">Phương pháp dựa trên nghịch đảo tần số văn bản </w:t>
      </w:r>
      <w:ins w:id="302" w:author="Thơ Lê" w:date="2020-07-30T21:24:00Z">
        <w:r w:rsidR="00B5521E">
          <w:rPr>
            <w:noProof/>
            <w:szCs w:val="26"/>
          </w:rPr>
          <w:t xml:space="preserve">IDF </w:t>
        </w:r>
      </w:ins>
      <w:r w:rsidRPr="003E6772">
        <w:rPr>
          <w:noProof/>
          <w:szCs w:val="26"/>
          <w:lang w:val="vi-VN"/>
        </w:rPr>
        <w:t>(Inverse Document Frequency).</w:t>
      </w:r>
    </w:p>
    <w:p w14:paraId="2DD47011" w14:textId="77777777" w:rsidR="00AA5C11" w:rsidRPr="003E6772" w:rsidRDefault="00AA5C11" w:rsidP="00496D98">
      <w:pPr>
        <w:pStyle w:val="ListParagraph"/>
        <w:numPr>
          <w:ilvl w:val="0"/>
          <w:numId w:val="28"/>
        </w:numPr>
        <w:spacing w:before="120"/>
        <w:ind w:left="284" w:firstLine="0"/>
        <w:rPr>
          <w:noProof/>
          <w:szCs w:val="26"/>
          <w:lang w:val="vi-VN"/>
        </w:rPr>
      </w:pPr>
      <w:commentRangeStart w:id="303"/>
      <w:r w:rsidRPr="003E6772">
        <w:rPr>
          <w:noProof/>
          <w:szCs w:val="26"/>
          <w:lang w:val="vi-VN"/>
        </w:rPr>
        <w:t>TF*IDF weighting</w:t>
      </w:r>
      <w:commentRangeEnd w:id="303"/>
      <w:r w:rsidR="006A57A3">
        <w:rPr>
          <w:rStyle w:val="CommentReference"/>
        </w:rPr>
        <w:commentReference w:id="303"/>
      </w:r>
      <w:r w:rsidRPr="003E6772">
        <w:rPr>
          <w:noProof/>
          <w:szCs w:val="26"/>
          <w:lang w:val="vi-VN"/>
        </w:rPr>
        <w:t>.</w:t>
      </w:r>
    </w:p>
    <w:p w14:paraId="49DBFC64" w14:textId="77777777"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14:paraId="176E555B" w14:textId="77777777"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14:paraId="7ECD5367" w14:textId="77777777"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14:paraId="2605A456" w14:textId="77777777"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14:paraId="417E2BEB" w14:textId="77777777" w:rsidR="00AA5C11" w:rsidRPr="003E6772" w:rsidRDefault="00AC2618"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14:paraId="2067A473" w14:textId="77777777"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14:paraId="431C8D98" w14:textId="244144AA"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 xml:space="preserve">Phương pháp dựa trên tần </w:t>
      </w:r>
      <w:del w:id="304" w:author="Thơ Lê" w:date="2020-07-30T21:25:00Z">
        <w:r w:rsidR="00AA5C11" w:rsidRPr="003E6772" w:rsidDel="00CC77A9">
          <w:rPr>
            <w:i/>
            <w:noProof/>
            <w:szCs w:val="26"/>
            <w:u w:val="single"/>
            <w:lang w:val="vi-VN"/>
          </w:rPr>
          <w:delText xml:space="preserve">số </w:delText>
        </w:r>
      </w:del>
      <w:ins w:id="305" w:author="Thơ Lê" w:date="2020-07-30T21:25:00Z">
        <w:r w:rsidR="00CC77A9">
          <w:rPr>
            <w:i/>
            <w:noProof/>
            <w:szCs w:val="26"/>
            <w:u w:val="single"/>
          </w:rPr>
          <w:t>suất</w:t>
        </w:r>
        <w:r w:rsidR="00CC77A9" w:rsidRPr="003E6772">
          <w:rPr>
            <w:i/>
            <w:noProof/>
            <w:szCs w:val="26"/>
            <w:u w:val="single"/>
            <w:lang w:val="vi-VN"/>
          </w:rPr>
          <w:t xml:space="preserve"> </w:t>
        </w:r>
      </w:ins>
      <w:r w:rsidR="00AA5C11" w:rsidRPr="003E6772">
        <w:rPr>
          <w:i/>
          <w:noProof/>
          <w:szCs w:val="26"/>
          <w:u w:val="single"/>
          <w:lang w:val="vi-VN"/>
        </w:rPr>
        <w:t>từ khóa (Term Frequency)</w:t>
      </w:r>
    </w:p>
    <w:p w14:paraId="3970D470" w14:textId="363D2105"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 xml:space="preserve">TF: Tần suất </w:t>
      </w:r>
      <w:del w:id="306" w:author="Thơ Lê" w:date="2020-07-30T21:26:00Z">
        <w:r w:rsidRPr="003E6772" w:rsidDel="00D4610E">
          <w:rPr>
            <w:noProof/>
            <w:sz w:val="26"/>
            <w:szCs w:val="26"/>
            <w:lang w:val="vi-VN"/>
          </w:rPr>
          <w:delText>thời gian</w:delText>
        </w:r>
      </w:del>
      <w:ins w:id="307" w:author="Thơ Lê" w:date="2020-07-30T21:26:00Z">
        <w:r w:rsidR="00D4610E" w:rsidRPr="00D4610E">
          <w:rPr>
            <w:noProof/>
            <w:sz w:val="26"/>
            <w:szCs w:val="26"/>
            <w:lang w:val="vi-VN"/>
            <w:rPrChange w:id="308" w:author="Thơ Lê" w:date="2020-07-30T21:26:00Z">
              <w:rPr>
                <w:noProof/>
                <w:sz w:val="26"/>
                <w:szCs w:val="26"/>
              </w:rPr>
            </w:rPrChange>
          </w:rPr>
          <w:t>thuật ngữ</w:t>
        </w:r>
      </w:ins>
      <w:r w:rsidRPr="003E6772">
        <w:rPr>
          <w:noProof/>
          <w:sz w:val="26"/>
          <w:szCs w:val="26"/>
          <w:lang w:val="vi-VN"/>
        </w:rPr>
        <w:t>,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14:paraId="3892ACD2" w14:textId="77777777"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14:paraId="6DFCCFD9" w14:textId="77777777" w:rsidR="00AA5C11" w:rsidRPr="003E6772" w:rsidRDefault="00AC2618"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14:paraId="16BEB6B0" w14:textId="77777777" w:rsidR="00AA5C11" w:rsidRPr="003E6772" w:rsidRDefault="00AC2618"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14:paraId="2D734558" w14:textId="77777777" w:rsidR="00AA5C11" w:rsidRPr="003E6772" w:rsidRDefault="00AC2618"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14:paraId="3A381EC8" w14:textId="4916B0C9"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w:t>
      </w:r>
      <m:oMath>
        <m:sSub>
          <m:sSubPr>
            <m:ctrlPr>
              <w:ins w:id="309" w:author="Thơ Lê" w:date="2020-07-30T21:27:00Z">
                <w:rPr>
                  <w:rFonts w:ascii="Cambria Math" w:hAnsi="Cambria Math"/>
                  <w:i/>
                  <w:noProof/>
                  <w:sz w:val="26"/>
                  <w:szCs w:val="26"/>
                  <w:lang w:val="vi-VN"/>
                </w:rPr>
              </w:ins>
            </m:ctrlPr>
          </m:sSubPr>
          <m:e>
            <m:r>
              <w:ins w:id="310" w:author="Thơ Lê" w:date="2020-07-30T21:27:00Z">
                <w:rPr>
                  <w:rFonts w:ascii="Cambria Math" w:hAnsi="Cambria Math"/>
                  <w:noProof/>
                  <w:sz w:val="26"/>
                  <w:szCs w:val="26"/>
                  <w:lang w:val="vi-VN"/>
                </w:rPr>
                <m:t>t</m:t>
              </w:ins>
            </m:r>
          </m:e>
          <m:sub>
            <m:r>
              <w:ins w:id="311" w:author="Thơ Lê" w:date="2020-07-30T21:27:00Z">
                <w:rPr>
                  <w:rFonts w:ascii="Cambria Math" w:hAnsi="Cambria Math"/>
                  <w:noProof/>
                  <w:sz w:val="26"/>
                  <w:szCs w:val="26"/>
                  <w:lang w:val="vi-VN"/>
                </w:rPr>
                <m:t>i</m:t>
              </w:ins>
            </m:r>
          </m:sub>
        </m:sSub>
      </m:oMath>
      <w:del w:id="312" w:author="Thơ Lê" w:date="2020-07-30T21:27:00Z">
        <w:r w:rsidRPr="003E6772" w:rsidDel="002B621D">
          <w:rPr>
            <w:noProof/>
            <w:sz w:val="26"/>
            <w:szCs w:val="26"/>
            <w:lang w:val="vi-VN"/>
          </w:rPr>
          <w:delText>ti</w:delText>
        </w:r>
      </w:del>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w:t>
      </w:r>
      <m:oMath>
        <m:sSub>
          <m:sSubPr>
            <m:ctrlPr>
              <w:ins w:id="313" w:author="Thơ Lê" w:date="2020-07-30T21:27:00Z">
                <w:rPr>
                  <w:rFonts w:ascii="Cambria Math" w:hAnsi="Cambria Math"/>
                  <w:i/>
                  <w:noProof/>
                  <w:sz w:val="26"/>
                  <w:szCs w:val="26"/>
                  <w:lang w:val="vi-VN"/>
                </w:rPr>
              </w:ins>
            </m:ctrlPr>
          </m:sSubPr>
          <m:e>
            <m:r>
              <w:ins w:id="314" w:author="Thơ Lê" w:date="2020-07-30T21:27:00Z">
                <w:rPr>
                  <w:rFonts w:ascii="Cambria Math" w:hAnsi="Cambria Math"/>
                  <w:noProof/>
                  <w:sz w:val="26"/>
                  <w:szCs w:val="26"/>
                  <w:lang w:val="vi-VN"/>
                </w:rPr>
                <m:t>d</m:t>
              </w:ins>
            </m:r>
          </m:e>
          <m:sub>
            <m:r>
              <w:ins w:id="315" w:author="Thơ Lê" w:date="2020-07-30T21:27:00Z">
                <w:rPr>
                  <w:rFonts w:ascii="Cambria Math" w:hAnsi="Cambria Math"/>
                  <w:noProof/>
                  <w:sz w:val="26"/>
                  <w:szCs w:val="26"/>
                  <w:lang w:val="vi-VN"/>
                </w:rPr>
                <m:t>j</m:t>
              </w:ins>
            </m:r>
          </m:sub>
        </m:sSub>
      </m:oMath>
      <w:del w:id="316" w:author="Thơ Lê" w:date="2020-07-30T21:27:00Z">
        <w:r w:rsidRPr="003E6772" w:rsidDel="00575E4A">
          <w:rPr>
            <w:noProof/>
            <w:sz w:val="26"/>
            <w:szCs w:val="26"/>
            <w:lang w:val="vi-VN"/>
          </w:rPr>
          <w:delText>dj</w:delText>
        </w:r>
      </w:del>
      <w:r w:rsidRPr="003E6772">
        <w:rPr>
          <w:noProof/>
          <w:sz w:val="26"/>
          <w:szCs w:val="26"/>
          <w:lang w:val="vi-VN"/>
        </w:rPr>
        <w:t xml:space="preserve">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14:paraId="1601A205" w14:textId="77777777"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14:paraId="57B1589B" w14:textId="5F6B6788"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w:t>
      </w:r>
      <w:del w:id="317" w:author="Thơ Lê" w:date="2020-07-30T21:28:00Z">
        <w:r w:rsidRPr="003E6772" w:rsidDel="00DB7D21">
          <w:rPr>
            <w:noProof/>
            <w:sz w:val="26"/>
            <w:szCs w:val="26"/>
            <w:lang w:val="vi-VN"/>
          </w:rPr>
          <w:delText xml:space="preserve">1 </w:delText>
        </w:r>
      </w:del>
      <w:ins w:id="318" w:author="Thơ Lê" w:date="2020-07-30T21:28:00Z">
        <w:r w:rsidR="00DB7D21" w:rsidRPr="00DB7D21">
          <w:rPr>
            <w:noProof/>
            <w:sz w:val="26"/>
            <w:szCs w:val="26"/>
            <w:lang w:val="vi-VN"/>
            <w:rPrChange w:id="319" w:author="Thơ Lê" w:date="2020-07-30T21:28:00Z">
              <w:rPr>
                <w:noProof/>
                <w:sz w:val="26"/>
                <w:szCs w:val="26"/>
              </w:rPr>
            </w:rPrChange>
          </w:rPr>
          <w:t>m</w:t>
        </w:r>
        <w:r w:rsidR="00DB7D21" w:rsidRPr="005071E8">
          <w:rPr>
            <w:noProof/>
            <w:sz w:val="26"/>
            <w:szCs w:val="26"/>
            <w:lang w:val="vi-VN"/>
            <w:rPrChange w:id="320" w:author="Thơ Lê" w:date="2020-07-30T21:28:00Z">
              <w:rPr>
                <w:noProof/>
                <w:sz w:val="26"/>
                <w:szCs w:val="26"/>
              </w:rPr>
            </w:rPrChange>
          </w:rPr>
          <w:t>ột</w:t>
        </w:r>
        <w:r w:rsidR="00DB7D21" w:rsidRPr="003E6772">
          <w:rPr>
            <w:noProof/>
            <w:sz w:val="26"/>
            <w:szCs w:val="26"/>
            <w:lang w:val="vi-VN"/>
          </w:rPr>
          <w:t xml:space="preserve"> </w:t>
        </w:r>
      </w:ins>
      <w:r w:rsidRPr="003E6772">
        <w:rPr>
          <w:noProof/>
          <w:sz w:val="26"/>
          <w:szCs w:val="26"/>
          <w:lang w:val="vi-VN"/>
        </w:rPr>
        <w:t>từ trong tập văn bản, đo lường mức độ quan trọng của một thuật ngữ</w:t>
      </w:r>
      <w:ins w:id="321" w:author="Thơ Lê" w:date="2020-07-30T21:28:00Z">
        <w:r w:rsidR="005071E8" w:rsidRPr="005071E8">
          <w:rPr>
            <w:noProof/>
            <w:sz w:val="26"/>
            <w:szCs w:val="26"/>
            <w:lang w:val="vi-VN"/>
            <w:rPrChange w:id="322" w:author="Thơ Lê" w:date="2020-07-30T21:28:00Z">
              <w:rPr>
                <w:noProof/>
                <w:sz w:val="26"/>
                <w:szCs w:val="26"/>
              </w:rPr>
            </w:rPrChange>
          </w:rPr>
          <w:t xml:space="preserve"> trong tập ngữ liệu</w:t>
        </w:r>
      </w:ins>
      <w:r w:rsidRPr="003E6772">
        <w:rPr>
          <w:noProof/>
          <w:sz w:val="26"/>
          <w:szCs w:val="26"/>
          <w:lang w:val="vi-VN"/>
        </w:rPr>
        <w:t xml:space="preserve">.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14:paraId="49A11464" w14:textId="77777777"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14:paraId="43981140" w14:textId="77777777"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14:paraId="3BDAA4AF" w14:textId="77777777"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14:paraId="4DEC9EA5" w14:textId="77777777"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14:paraId="098F0E50" w14:textId="77777777" w:rsidR="00AA5C11" w:rsidRPr="003E6772" w:rsidRDefault="00AA5C11" w:rsidP="00A840C1">
      <w:pPr>
        <w:spacing w:before="120" w:line="360" w:lineRule="auto"/>
        <w:ind w:right="20" w:firstLine="360"/>
        <w:jc w:val="center"/>
        <w:rPr>
          <w:b/>
          <w:noProof/>
          <w:szCs w:val="26"/>
          <w:lang w:val="vi-VN"/>
        </w:rPr>
      </w:pPr>
      <w:commentRangeStart w:id="323"/>
      <w:r w:rsidRPr="003E6772">
        <w:rPr>
          <w:b/>
          <w:noProof/>
          <w:szCs w:val="26"/>
          <w:lang w:val="vi-VN"/>
        </w:rPr>
        <w:t>IDF (t) = log_e (Tổng số văn bản / Số văn bản có thời hạn t trong đó).</w:t>
      </w:r>
      <w:commentRangeEnd w:id="323"/>
      <w:r w:rsidR="00A0008F">
        <w:rPr>
          <w:rStyle w:val="CommentReference"/>
        </w:rPr>
        <w:commentReference w:id="323"/>
      </w:r>
    </w:p>
    <w:p w14:paraId="5024DBE4" w14:textId="77777777"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theo công thức sau:</w:t>
      </w:r>
    </w:p>
    <w:p w14:paraId="3114A8F3" w14:textId="77777777" w:rsidR="00AA5C11" w:rsidRPr="003E6772" w:rsidRDefault="00AC2618"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14:paraId="00A23412" w14:textId="77777777"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14:paraId="69B43615" w14:textId="77777777"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418BAF87" w14:textId="77777777"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14:paraId="26D9A290" w14:textId="77777777"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14:paraId="063E43F6" w14:textId="77777777"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14:paraId="1DC1D916" w14:textId="77777777"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14:paraId="30B1D49E" w14:textId="77777777" w:rsidR="000D0683" w:rsidRPr="003E6772" w:rsidRDefault="00AC2618"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14:paraId="31369102" w14:textId="77777777"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14:paraId="1565CAE0" w14:textId="77777777" w:rsidR="000D0683" w:rsidRPr="003E6772" w:rsidRDefault="00AC2618"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14:paraId="7D24C259" w14:textId="77777777"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14:paraId="0640BB69" w14:textId="77777777"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14:paraId="7C624DFC" w14:textId="77777777" w:rsidR="00881675" w:rsidRPr="003E6772" w:rsidRDefault="00881675" w:rsidP="00C16946">
      <w:pPr>
        <w:spacing w:line="360" w:lineRule="auto"/>
        <w:ind w:firstLine="284"/>
        <w:jc w:val="both"/>
        <w:rPr>
          <w:noProof/>
          <w:sz w:val="26"/>
          <w:szCs w:val="26"/>
          <w:lang w:val="vi-VN"/>
        </w:rPr>
      </w:pPr>
      <w:commentRangeStart w:id="324"/>
      <w:r w:rsidRPr="003E6772">
        <w:rPr>
          <w:noProof/>
          <w:sz w:val="26"/>
          <w:szCs w:val="26"/>
          <w:lang w:val="vi-VN"/>
        </w:rPr>
        <w:t>Word2vec được giới thiệu vào năm 2013 bởi Tomas Mikolov</w:t>
      </w:r>
      <w:commentRangeEnd w:id="324"/>
      <w:r w:rsidR="00FC26E4">
        <w:rPr>
          <w:rStyle w:val="CommentReference"/>
        </w:rPr>
        <w:commentReference w:id="324"/>
      </w:r>
      <w:r w:rsidRPr="003E6772">
        <w:rPr>
          <w:noProof/>
          <w:sz w:val="26"/>
          <w:szCs w:val="26"/>
          <w:lang w:val="vi-VN"/>
        </w:rPr>
        <w:t xml:space="preserve">. Nó là một mạng neural hai lớp xử lý văn bản. Đầu vào của nó là một phần văn bản và đầu ra của nó là một tập các vectơ đặc trưng cho các từ trong kho văn bản đó. </w:t>
      </w:r>
    </w:p>
    <w:p w14:paraId="6256A824" w14:textId="77777777"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14:paraId="317D66FD" w14:textId="77777777"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14:paraId="32E4BFB1" w14:textId="77777777"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14:paraId="0C9AC398" w14:textId="742C936F"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 xml:space="preserve">Mô hình túi từ liên lục (CBOW): dự đoán </w:t>
      </w:r>
      <w:del w:id="325" w:author="Thơ Lê" w:date="2020-07-30T21:30:00Z">
        <w:r w:rsidRPr="003E6772" w:rsidDel="005830C7">
          <w:rPr>
            <w:noProof/>
            <w:szCs w:val="26"/>
            <w:lang w:val="vi-VN"/>
          </w:rPr>
          <w:delText xml:space="preserve">1 </w:delText>
        </w:r>
      </w:del>
      <w:ins w:id="326" w:author="Thơ Lê" w:date="2020-07-30T21:30:00Z">
        <w:r w:rsidR="005830C7" w:rsidRPr="005830C7">
          <w:rPr>
            <w:noProof/>
            <w:szCs w:val="26"/>
            <w:lang w:val="vi-VN"/>
            <w:rPrChange w:id="327" w:author="Thơ Lê" w:date="2020-07-30T21:30:00Z">
              <w:rPr>
                <w:noProof/>
                <w:szCs w:val="26"/>
              </w:rPr>
            </w:rPrChange>
          </w:rPr>
          <w:t>m</w:t>
        </w:r>
        <w:r w:rsidR="005830C7" w:rsidRPr="007D55A2">
          <w:rPr>
            <w:noProof/>
            <w:szCs w:val="26"/>
            <w:lang w:val="vi-VN"/>
            <w:rPrChange w:id="328" w:author="Thơ Lê" w:date="2020-07-30T21:30:00Z">
              <w:rPr>
                <w:noProof/>
                <w:szCs w:val="26"/>
              </w:rPr>
            </w:rPrChange>
          </w:rPr>
          <w:t>ột</w:t>
        </w:r>
        <w:r w:rsidR="005830C7" w:rsidRPr="003E6772">
          <w:rPr>
            <w:noProof/>
            <w:szCs w:val="26"/>
            <w:lang w:val="vi-VN"/>
          </w:rPr>
          <w:t xml:space="preserve"> </w:t>
        </w:r>
      </w:ins>
      <w:r w:rsidRPr="003E6772">
        <w:rPr>
          <w:noProof/>
          <w:szCs w:val="26"/>
          <w:lang w:val="vi-VN"/>
        </w:rPr>
        <w:t>từ khi đã có các từ lân cận. CBOW có điểm thuận lợi là training mô hình nhanh hơn so với mô hình skip-gram, thường cho kết quả tốt hơn với frequence words (hay các từ thường xuất hiện trong văn cảnh).</w:t>
      </w:r>
    </w:p>
    <w:p w14:paraId="284E4CFA" w14:textId="446F4E28"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 xml:space="preserve">Mô hình Skip-gram: là một mô hình đối lập hoàn toàn với mô hình CBOW. Mô hình này giúp dự đoán các từ lân cận khi đã có </w:t>
      </w:r>
      <w:del w:id="329" w:author="Thơ Lê" w:date="2020-07-30T21:34:00Z">
        <w:r w:rsidRPr="003E6772" w:rsidDel="007D55A2">
          <w:rPr>
            <w:noProof/>
            <w:szCs w:val="26"/>
            <w:lang w:val="vi-VN"/>
          </w:rPr>
          <w:delText xml:space="preserve">1 </w:delText>
        </w:r>
      </w:del>
      <w:ins w:id="330" w:author="Thơ Lê" w:date="2020-07-30T21:34:00Z">
        <w:r w:rsidR="007D55A2" w:rsidRPr="00031CAC">
          <w:rPr>
            <w:noProof/>
            <w:szCs w:val="26"/>
            <w:lang w:val="vi-VN"/>
            <w:rPrChange w:id="331" w:author="Thơ Lê" w:date="2020-07-30T21:34:00Z">
              <w:rPr>
                <w:noProof/>
                <w:szCs w:val="26"/>
              </w:rPr>
            </w:rPrChange>
          </w:rPr>
          <w:t>một</w:t>
        </w:r>
        <w:r w:rsidR="007D55A2" w:rsidRPr="003E6772">
          <w:rPr>
            <w:noProof/>
            <w:szCs w:val="26"/>
            <w:lang w:val="vi-VN"/>
          </w:rPr>
          <w:t xml:space="preserve"> </w:t>
        </w:r>
      </w:ins>
      <w:r w:rsidRPr="003E6772">
        <w:rPr>
          <w:noProof/>
          <w:szCs w:val="26"/>
          <w:lang w:val="vi-VN"/>
        </w:rPr>
        <w:t>từ. Skip-gram huấn luyện chậm hơn.</w:t>
      </w:r>
    </w:p>
    <w:p w14:paraId="5EEBD37B" w14:textId="77777777" w:rsidR="00881675" w:rsidRPr="003E6772" w:rsidRDefault="00881675" w:rsidP="000C6A65">
      <w:pPr>
        <w:spacing w:before="120" w:line="360" w:lineRule="auto"/>
        <w:rPr>
          <w:noProof/>
          <w:szCs w:val="26"/>
          <w:lang w:val="vi-VN"/>
        </w:rPr>
      </w:pPr>
      <w:commentRangeStart w:id="332"/>
      <w:r w:rsidRPr="003E6772">
        <w:rPr>
          <w:noProof/>
          <w:szCs w:val="26"/>
        </w:rPr>
        <w:drawing>
          <wp:inline distT="0" distB="0" distL="0" distR="0" wp14:anchorId="46876ABA" wp14:editId="54164633">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commentRangeEnd w:id="332"/>
      <w:r w:rsidR="00031CAC">
        <w:rPr>
          <w:rStyle w:val="CommentReference"/>
        </w:rPr>
        <w:commentReference w:id="332"/>
      </w:r>
    </w:p>
    <w:p w14:paraId="181D0C86" w14:textId="77777777" w:rsidR="006F77EA" w:rsidRPr="003E6772" w:rsidRDefault="006F77EA" w:rsidP="00565D6C">
      <w:pPr>
        <w:pStyle w:val="Caption"/>
        <w:spacing w:before="120" w:after="0" w:line="360" w:lineRule="auto"/>
        <w:jc w:val="center"/>
        <w:rPr>
          <w:b w:val="0"/>
          <w:i/>
          <w:noProof/>
          <w:color w:val="auto"/>
          <w:sz w:val="26"/>
          <w:szCs w:val="26"/>
          <w:lang w:val="vi-VN"/>
        </w:rPr>
      </w:pPr>
      <w:bookmarkStart w:id="333"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333"/>
    </w:p>
    <w:p w14:paraId="2D76274E" w14:textId="77777777"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14:paraId="28CE9EC6" w14:textId="77777777"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14:paraId="19ADD7B1" w14:textId="77777777"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14:paraId="3D3858E6" w14:textId="77777777"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758FEA31" wp14:editId="2D184792">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5">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14:paraId="35B740DA" w14:textId="77777777" w:rsidR="00787D7D" w:rsidRPr="003E6772" w:rsidRDefault="00787D7D" w:rsidP="002E7A65">
      <w:pPr>
        <w:pStyle w:val="Caption"/>
        <w:spacing w:before="120" w:after="0" w:line="360" w:lineRule="auto"/>
        <w:jc w:val="center"/>
        <w:rPr>
          <w:b w:val="0"/>
          <w:i/>
          <w:noProof/>
          <w:color w:val="auto"/>
          <w:sz w:val="26"/>
          <w:szCs w:val="26"/>
          <w:lang w:val="vi-VN"/>
        </w:rPr>
      </w:pPr>
      <w:bookmarkStart w:id="334"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334"/>
    </w:p>
    <w:p w14:paraId="523FC81B" w14:textId="77777777"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14:paraId="73EC96A3" w14:textId="77777777"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14:paraId="565BDB75" w14:textId="77777777"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14:paraId="1CFEF53E" w14:textId="77777777"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335" w:name="_Toc45630127"/>
      <w:r w:rsidRPr="003E6772">
        <w:rPr>
          <w:rFonts w:ascii="Times New Roman" w:hAnsi="Times New Roman"/>
          <w:b w:val="0"/>
          <w:i/>
          <w:noProof/>
          <w:sz w:val="28"/>
          <w:szCs w:val="28"/>
          <w:lang w:val="vi-VN"/>
        </w:rPr>
        <w:t>Mô hình đồ thị</w:t>
      </w:r>
      <w:bookmarkEnd w:id="335"/>
    </w:p>
    <w:p w14:paraId="7C1307EA" w14:textId="0D2B6AA7"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w:t>
      </w:r>
      <w:del w:id="336" w:author="Thơ Lê" w:date="2020-07-30T21:35:00Z">
        <w:r w:rsidRPr="003E6772" w:rsidDel="0052486E">
          <w:rPr>
            <w:noProof/>
            <w:sz w:val="26"/>
            <w:szCs w:val="26"/>
            <w:lang w:val="vi-VN"/>
          </w:rPr>
          <w:delText xml:space="preserve">2 </w:delText>
        </w:r>
      </w:del>
      <w:ins w:id="337" w:author="Thơ Lê" w:date="2020-07-30T21:35:00Z">
        <w:r w:rsidR="0052486E" w:rsidRPr="0052486E">
          <w:rPr>
            <w:noProof/>
            <w:sz w:val="26"/>
            <w:szCs w:val="26"/>
            <w:lang w:val="vi-VN"/>
            <w:rPrChange w:id="338" w:author="Thơ Lê" w:date="2020-07-30T21:35:00Z">
              <w:rPr>
                <w:noProof/>
                <w:sz w:val="26"/>
                <w:szCs w:val="26"/>
              </w:rPr>
            </w:rPrChange>
          </w:rPr>
          <w:t>ha</w:t>
        </w:r>
        <w:r w:rsidR="0052486E" w:rsidRPr="00050FAA">
          <w:rPr>
            <w:noProof/>
            <w:sz w:val="26"/>
            <w:szCs w:val="26"/>
            <w:lang w:val="vi-VN"/>
            <w:rPrChange w:id="339" w:author="Thơ Lê" w:date="2020-07-30T21:35:00Z">
              <w:rPr>
                <w:noProof/>
                <w:sz w:val="26"/>
                <w:szCs w:val="26"/>
              </w:rPr>
            </w:rPrChange>
          </w:rPr>
          <w:t>i</w:t>
        </w:r>
        <w:r w:rsidR="0052486E" w:rsidRPr="003E6772">
          <w:rPr>
            <w:noProof/>
            <w:sz w:val="26"/>
            <w:szCs w:val="26"/>
            <w:lang w:val="vi-VN"/>
          </w:rPr>
          <w:t xml:space="preserve"> </w:t>
        </w:r>
      </w:ins>
      <w:r w:rsidRPr="003E6772">
        <w:rPr>
          <w:noProof/>
          <w:sz w:val="26"/>
          <w:szCs w:val="26"/>
          <w:lang w:val="vi-VN"/>
        </w:rPr>
        <w:t xml:space="preserve">đỉnh, hay tần số xuất hiện chung của 2 đỉnh trong một phạm vi nào đó, hay tên vùng mà đỉnh xuất hiện. </w:t>
      </w:r>
    </w:p>
    <w:p w14:paraId="01238549" w14:textId="77777777"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14:paraId="4ABCFCF0" w14:textId="77777777"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14:paraId="4F405E9A" w14:textId="77777777"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14:paraId="737A0FF6" w14:textId="77777777"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14:paraId="2CC33E4A" w14:textId="77777777"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14:paraId="59396257" w14:textId="77777777"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14:paraId="097E8C0F" w14:textId="77777777"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340" w:name="_Toc45630128"/>
      <w:commentRangeStart w:id="341"/>
      <w:r w:rsidRPr="003E6772">
        <w:rPr>
          <w:rFonts w:ascii="Times New Roman" w:hAnsi="Times New Roman"/>
          <w:b w:val="0"/>
          <w:i/>
          <w:noProof/>
          <w:sz w:val="28"/>
          <w:szCs w:val="28"/>
          <w:lang w:val="vi-VN"/>
        </w:rPr>
        <w:t>Mô hình túi từ (Bag of word)</w:t>
      </w:r>
      <w:bookmarkEnd w:id="340"/>
      <w:commentRangeEnd w:id="341"/>
      <w:r w:rsidR="00050FAA">
        <w:rPr>
          <w:rStyle w:val="CommentReference"/>
          <w:rFonts w:ascii="Times New Roman" w:hAnsi="Times New Roman"/>
          <w:b w:val="0"/>
          <w:bCs w:val="0"/>
        </w:rPr>
        <w:commentReference w:id="341"/>
      </w:r>
    </w:p>
    <w:p w14:paraId="56CFD6DE" w14:textId="77777777"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14:paraId="7E72DE0F" w14:textId="77777777"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14:paraId="17BDD65E" w14:textId="77777777"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14:paraId="68D5A3CC" w14:textId="77777777"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14:paraId="66F9A62B" w14:textId="77777777"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14:paraId="1268B064" w14:textId="77777777"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14:paraId="5543ADF7" w14:textId="77777777"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14:paraId="2075BB11" w14:textId="77777777"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14:paraId="5F9648F3" w14:textId="77777777"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14:paraId="237980F3" w14:textId="77777777"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14:paraId="0754A89F" w14:textId="77777777"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14:paraId="55D59408" w14:textId="77777777"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14:paraId="7D9CE08D" w14:textId="77777777"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14:paraId="065F85C6" w14:textId="77777777"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14:paraId="199BBCD9" w14:textId="77777777"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14:paraId="06A881FD" w14:textId="77777777"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14:paraId="098F8062" w14:textId="77777777"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342" w:name="_Toc45630129"/>
      <w:r w:rsidRPr="003E6772">
        <w:rPr>
          <w:rFonts w:ascii="Times New Roman" w:hAnsi="Times New Roman"/>
          <w:i w:val="0"/>
          <w:noProof/>
          <w:lang w:val="vi-VN"/>
        </w:rPr>
        <w:t>Các phương pháp tính độ tương đồng văn bản</w:t>
      </w:r>
      <w:bookmarkEnd w:id="342"/>
    </w:p>
    <w:p w14:paraId="613CEF4A" w14:textId="77777777"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w:t>
      </w:r>
      <w:del w:id="343" w:author="Thơ Lê" w:date="2020-07-30T21:37:00Z">
        <w:r w:rsidRPr="003E6772" w:rsidDel="00FD6C78">
          <w:rPr>
            <w:noProof/>
            <w:sz w:val="26"/>
            <w:szCs w:val="26"/>
            <w:lang w:val="vi-VN"/>
          </w:rPr>
          <w:delText xml:space="preserve"> </w:delText>
        </w:r>
      </w:del>
      <w:r w:rsidRPr="003E6772">
        <w:rPr>
          <w:noProof/>
          <w:sz w:val="26"/>
          <w:szCs w:val="26"/>
          <w:lang w:val="vi-VN"/>
        </w:rPr>
        <w:t>” và “Hoa là sinh viên lớp công nghệ thông tin”, ta có thể nhận thấy hai câu trên có sự tương đồng cao.</w:t>
      </w:r>
    </w:p>
    <w:p w14:paraId="79B4D2DB" w14:textId="7CAEBE49"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w:t>
      </w:r>
      <w:del w:id="344" w:author="Thơ Lê" w:date="2020-07-30T21:37:00Z">
        <w:r w:rsidRPr="003E6772" w:rsidDel="00FD6C78">
          <w:rPr>
            <w:noProof/>
            <w:sz w:val="26"/>
            <w:szCs w:val="26"/>
            <w:lang w:val="vi-VN"/>
          </w:rPr>
          <w:delText xml:space="preserve">2 </w:delText>
        </w:r>
      </w:del>
      <w:ins w:id="345" w:author="Thơ Lê" w:date="2020-07-30T21:37:00Z">
        <w:r w:rsidR="00FD6C78" w:rsidRPr="00FD6C78">
          <w:rPr>
            <w:noProof/>
            <w:sz w:val="26"/>
            <w:szCs w:val="26"/>
            <w:lang w:val="vi-VN"/>
            <w:rPrChange w:id="346" w:author="Thơ Lê" w:date="2020-07-30T21:37:00Z">
              <w:rPr>
                <w:noProof/>
                <w:sz w:val="26"/>
                <w:szCs w:val="26"/>
              </w:rPr>
            </w:rPrChange>
          </w:rPr>
          <w:t>hai</w:t>
        </w:r>
        <w:r w:rsidR="00FD6C78" w:rsidRPr="003E6772">
          <w:rPr>
            <w:noProof/>
            <w:sz w:val="26"/>
            <w:szCs w:val="26"/>
            <w:lang w:val="vi-VN"/>
          </w:rPr>
          <w:t xml:space="preserve"> </w:t>
        </w:r>
      </w:ins>
      <w:r w:rsidRPr="003E6772">
        <w:rPr>
          <w:noProof/>
          <w:sz w:val="26"/>
          <w:szCs w:val="26"/>
          <w:lang w:val="vi-VN"/>
        </w:rPr>
        <w:t xml:space="preserve">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Mục tiêu là tìm ra một giá trị </w:t>
      </w:r>
      <m:oMath>
        <m:r>
          <w:rPr>
            <w:rFonts w:ascii="Cambria Math" w:hAnsi="Cambria Math"/>
            <w:noProof/>
            <w:sz w:val="26"/>
            <w:szCs w:val="26"/>
            <w:lang w:val="vi-VN"/>
            <w:rPrChange w:id="347" w:author="Thơ Lê" w:date="2020-07-30T21:37:00Z">
              <w:rPr>
                <w:rFonts w:ascii="Cambria Math" w:hAnsi="Cambria Math"/>
                <w:noProof/>
                <w:sz w:val="26"/>
                <w:szCs w:val="26"/>
                <w:lang w:val="vi-VN"/>
              </w:rPr>
            </w:rPrChange>
          </w:rPr>
          <m:t>S(</m:t>
        </m:r>
        <m:sSub>
          <m:sSubPr>
            <m:ctrlPr>
              <w:rPr>
                <w:rFonts w:ascii="Cambria Math" w:hAnsi="Cambria Math"/>
                <w:i/>
                <w:noProof/>
                <w:sz w:val="26"/>
                <w:szCs w:val="26"/>
                <w:lang w:val="vi-VN"/>
              </w:rPr>
            </m:ctrlPr>
          </m:sSubPr>
          <m:e>
            <m:r>
              <w:rPr>
                <w:rFonts w:ascii="Cambria Math" w:hAnsi="Cambria Math"/>
                <w:noProof/>
                <w:sz w:val="26"/>
                <w:szCs w:val="26"/>
                <w:lang w:val="vi-VN"/>
                <w:rPrChange w:id="348" w:author="Thơ Lê" w:date="2020-07-30T21:37:00Z">
                  <w:rPr>
                    <w:rFonts w:ascii="Cambria Math" w:hAnsi="Cambria Math"/>
                    <w:noProof/>
                    <w:sz w:val="26"/>
                    <w:szCs w:val="26"/>
                    <w:lang w:val="vi-VN"/>
                  </w:rPr>
                </w:rPrChange>
              </w:rPr>
              <m:t>d</m:t>
            </m:r>
          </m:e>
          <m:sub>
            <m:r>
              <w:rPr>
                <w:rFonts w:ascii="Cambria Math" w:hAnsi="Cambria Math"/>
                <w:noProof/>
                <w:sz w:val="26"/>
                <w:szCs w:val="26"/>
                <w:lang w:val="vi-VN"/>
                <w:rPrChange w:id="349" w:author="Thơ Lê" w:date="2020-07-30T21:37:00Z">
                  <w:rPr>
                    <w:rFonts w:ascii="Cambria Math" w:hAnsi="Cambria Math"/>
                    <w:noProof/>
                    <w:sz w:val="26"/>
                    <w:szCs w:val="26"/>
                    <w:lang w:val="vi-VN"/>
                  </w:rPr>
                </w:rPrChange>
              </w:rPr>
              <m:t>i</m:t>
            </m:r>
          </m:sub>
        </m:sSub>
        <m:r>
          <w:rPr>
            <w:rFonts w:ascii="Cambria Math" w:hAnsi="Cambria Math"/>
            <w:noProof/>
            <w:sz w:val="26"/>
            <w:szCs w:val="26"/>
            <w:lang w:val="vi-VN"/>
            <w:rPrChange w:id="350" w:author="Thơ Lê" w:date="2020-07-30T21:37:00Z">
              <w:rPr>
                <w:rFonts w:ascii="Cambria Math" w:hAnsi="Cambria Math"/>
                <w:noProof/>
                <w:sz w:val="26"/>
                <w:szCs w:val="26"/>
                <w:lang w:val="vi-VN"/>
              </w:rPr>
            </w:rPrChange>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Change w:id="351" w:author="Thơ Lê" w:date="2020-07-30T21:37:00Z">
                  <w:rPr>
                    <w:rFonts w:ascii="Cambria Math" w:hAnsi="Cambria Math"/>
                    <w:noProof/>
                    <w:sz w:val="26"/>
                    <w:szCs w:val="26"/>
                    <w:lang w:val="vi-VN"/>
                  </w:rPr>
                </w:rPrChange>
              </w:rPr>
              <m:t>d</m:t>
            </m:r>
          </m:e>
          <m:sub>
            <m:r>
              <w:rPr>
                <w:rFonts w:ascii="Cambria Math" w:hAnsi="Cambria Math"/>
                <w:noProof/>
                <w:sz w:val="26"/>
                <w:szCs w:val="26"/>
                <w:lang w:val="vi-VN"/>
                <w:rPrChange w:id="352" w:author="Thơ Lê" w:date="2020-07-30T21:37:00Z">
                  <w:rPr>
                    <w:rFonts w:ascii="Cambria Math" w:hAnsi="Cambria Math"/>
                    <w:noProof/>
                    <w:sz w:val="26"/>
                    <w:szCs w:val="26"/>
                    <w:lang w:val="vi-VN"/>
                  </w:rPr>
                </w:rPrChange>
              </w:rPr>
              <m:t>j</m:t>
            </m:r>
          </m:sub>
        </m:sSub>
        <m:r>
          <w:rPr>
            <w:rFonts w:ascii="Cambria Math" w:hAnsi="Cambria Math"/>
            <w:noProof/>
            <w:sz w:val="26"/>
            <w:szCs w:val="26"/>
            <w:lang w:val="vi-VN"/>
            <w:rPrChange w:id="353" w:author="Thơ Lê" w:date="2020-07-30T21:37:00Z">
              <w:rPr>
                <w:rFonts w:ascii="Cambria Math" w:hAnsi="Cambria Math"/>
                <w:noProof/>
                <w:sz w:val="26"/>
                <w:szCs w:val="26"/>
                <w:lang w:val="vi-VN"/>
              </w:rPr>
            </w:rPrChange>
          </w:rPr>
          <m:t>)</m:t>
        </m:r>
      </m:oMath>
      <w:r w:rsidRPr="003E6772">
        <w:rPr>
          <w:noProof/>
          <w:sz w:val="26"/>
          <w:szCs w:val="26"/>
          <w:lang w:val="vi-VN"/>
        </w:rPr>
        <w:t xml:space="preserve">, </w:t>
      </w:r>
      <m:oMath>
        <m:r>
          <w:rPr>
            <w:rFonts w:ascii="Cambria Math" w:hAnsi="Cambria Math"/>
            <w:noProof/>
            <w:sz w:val="26"/>
            <w:szCs w:val="26"/>
            <w:lang w:val="vi-VN"/>
            <w:rPrChange w:id="354" w:author="Thơ Lê" w:date="2020-07-30T21:37:00Z">
              <w:rPr>
                <w:rFonts w:ascii="Cambria Math" w:hAnsi="Cambria Math"/>
                <w:noProof/>
                <w:sz w:val="26"/>
                <w:szCs w:val="26"/>
                <w:lang w:val="vi-VN"/>
              </w:rPr>
            </w:rPrChange>
          </w:rPr>
          <m:t xml:space="preserve">S </m:t>
        </m:r>
        <m:r>
          <w:ins w:id="355" w:author="Thơ Lê" w:date="2020-07-30T21:37:00Z">
            <w:rPr>
              <w:rFonts w:ascii="Cambria Math" w:hAnsi="Cambria Math"/>
              <w:noProof/>
              <w:sz w:val="26"/>
              <w:szCs w:val="26"/>
              <w:lang w:val="vi-VN"/>
            </w:rPr>
            <m:t>ϵ</m:t>
          </w:ins>
        </m:r>
        <m:r>
          <w:del w:id="356" w:author="Thơ Lê" w:date="2020-07-30T21:37:00Z">
            <w:rPr>
              <w:rFonts w:ascii="Cambria Math" w:hAnsi="Cambria Math"/>
              <w:noProof/>
              <w:sz w:val="26"/>
              <w:szCs w:val="26"/>
              <w:lang w:val="vi-VN"/>
              <w:rPrChange w:id="357" w:author="Thơ Lê" w:date="2020-07-30T21:37:00Z">
                <w:rPr>
                  <w:rFonts w:ascii="Cambria Math" w:hAnsi="Cambria Math"/>
                  <w:noProof/>
                  <w:sz w:val="26"/>
                  <w:szCs w:val="26"/>
                  <w:lang w:val="vi-VN"/>
                </w:rPr>
              </w:rPrChange>
            </w:rPr>
            <m:t>€</m:t>
          </w:del>
        </m:r>
        <m:r>
          <w:rPr>
            <w:rFonts w:ascii="Cambria Math" w:hAnsi="Cambria Math"/>
            <w:noProof/>
            <w:sz w:val="26"/>
            <w:szCs w:val="26"/>
            <w:lang w:val="vi-VN"/>
            <w:rPrChange w:id="358" w:author="Thơ Lê" w:date="2020-07-30T21:37:00Z">
              <w:rPr>
                <w:rFonts w:ascii="Cambria Math" w:hAnsi="Cambria Math"/>
                <w:noProof/>
                <w:sz w:val="26"/>
                <w:szCs w:val="26"/>
                <w:lang w:val="vi-VN"/>
              </w:rPr>
            </w:rPrChange>
          </w:rPr>
          <m:t xml:space="preserve"> (0,1)</m:t>
        </m:r>
      </m:oMath>
      <w:r w:rsidRPr="003E6772">
        <w:rPr>
          <w:noProof/>
          <w:sz w:val="26"/>
          <w:szCs w:val="26"/>
          <w:lang w:val="vi-VN"/>
        </w:rPr>
        <w:t xml:space="preserve">, thể hiện độ tương đồng giữa </w:t>
      </w:r>
      <w:del w:id="359" w:author="Thơ Lê" w:date="2020-07-30T21:37:00Z">
        <w:r w:rsidRPr="003E6772" w:rsidDel="0057587A">
          <w:rPr>
            <w:noProof/>
            <w:sz w:val="26"/>
            <w:szCs w:val="26"/>
            <w:lang w:val="vi-VN"/>
          </w:rPr>
          <w:delText xml:space="preserve">2 </w:delText>
        </w:r>
      </w:del>
      <w:ins w:id="360" w:author="Thơ Lê" w:date="2020-07-30T21:37:00Z">
        <w:r w:rsidR="0057587A" w:rsidRPr="00E57670">
          <w:rPr>
            <w:noProof/>
            <w:sz w:val="26"/>
            <w:szCs w:val="26"/>
            <w:lang w:val="vi-VN"/>
            <w:rPrChange w:id="361" w:author="Thơ Lê" w:date="2020-07-30T21:37:00Z">
              <w:rPr>
                <w:noProof/>
                <w:sz w:val="26"/>
                <w:szCs w:val="26"/>
              </w:rPr>
            </w:rPrChange>
          </w:rPr>
          <w:t>hai</w:t>
        </w:r>
        <w:r w:rsidR="0057587A" w:rsidRPr="003E6772">
          <w:rPr>
            <w:noProof/>
            <w:sz w:val="26"/>
            <w:szCs w:val="26"/>
            <w:lang w:val="vi-VN"/>
          </w:rPr>
          <w:t xml:space="preserve"> </w:t>
        </w:r>
      </w:ins>
      <w:r w:rsidRPr="003E6772">
        <w:rPr>
          <w:noProof/>
          <w:sz w:val="26"/>
          <w:szCs w:val="26"/>
          <w:lang w:val="vi-VN"/>
        </w:rPr>
        <w:t xml:space="preserve">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Giá trị càng cao thì sự giống nhau về nghĩa của hai văn bản càng nhiều. Ví dụ trong mô hình không gian vector người ta sử dụng </w:t>
      </w:r>
      <w:del w:id="362" w:author="Thơ Lê" w:date="2020-07-30T21:37:00Z">
        <w:r w:rsidRPr="003E6772" w:rsidDel="00E57670">
          <w:rPr>
            <w:noProof/>
            <w:sz w:val="26"/>
            <w:szCs w:val="26"/>
            <w:lang w:val="vi-VN"/>
          </w:rPr>
          <w:delText xml:space="preserve"> </w:delText>
        </w:r>
      </w:del>
      <w:r w:rsidRPr="003E6772">
        <w:rPr>
          <w:noProof/>
          <w:sz w:val="26"/>
          <w:szCs w:val="26"/>
          <w:lang w:val="vi-VN"/>
        </w:rPr>
        <w:t>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14:paraId="290A07C2" w14:textId="77777777"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14:paraId="00D85C0C" w14:textId="77777777"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14:paraId="074FDF2D" w14:textId="77777777"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14:paraId="1E317846" w14:textId="77777777"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14:paraId="6ADFD9E0" w14:textId="77777777"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14:paraId="28B650AA" w14:textId="77777777"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14:paraId="75414360" w14:textId="77777777"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14:paraId="63C2ADDD" w14:textId="77777777"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363" w:name="_Toc45630130"/>
      <w:r w:rsidRPr="003E6772">
        <w:rPr>
          <w:i/>
          <w:noProof/>
          <w:sz w:val="28"/>
          <w:szCs w:val="28"/>
          <w:lang w:val="vi-VN"/>
        </w:rPr>
        <w:t>Độ tương đồng Cosine</w:t>
      </w:r>
      <w:bookmarkEnd w:id="363"/>
    </w:p>
    <w:p w14:paraId="3E94D805" w14:textId="77777777"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14:paraId="6F2FFE65" w14:textId="77777777"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lastRenderedPageBreak/>
        <w:t xml:space="preserve">Không gian vector hay số chiều của vector có kích thước bằng số mục từ trong danh sách mục từ. Giá trị mỗi phần tử của vector là độ quan trọng của mục từ trong câu. </w:t>
      </w:r>
    </w:p>
    <w:p w14:paraId="1F3F6CF1" w14:textId="77777777"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Độ quan trọng của từ được tính theo một trong các phương pháp đã trình bày ở phần trên</w:t>
      </w:r>
    </w:p>
    <w:p w14:paraId="5F4323F4" w14:textId="77777777"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14:paraId="2DC72FA4" w14:textId="77777777" w:rsidR="00AA5C11" w:rsidRPr="003E6772" w:rsidRDefault="00AC2618"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14:paraId="4D7B84EA" w14:textId="77777777" w:rsidR="00AA5C11" w:rsidRPr="003E6772" w:rsidRDefault="00AC2618"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14:paraId="16A6D2C9" w14:textId="77777777"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14:paraId="18F13154" w14:textId="77777777"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14:paraId="77FE21DA" w14:textId="77777777"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14:paraId="6B65AD31" w14:textId="2963E28D" w:rsidR="00AA5C11" w:rsidRPr="003E6772" w:rsidRDefault="00A73C94" w:rsidP="00EA4FC7">
      <w:pPr>
        <w:pStyle w:val="ListParagraph"/>
        <w:numPr>
          <w:ilvl w:val="0"/>
          <w:numId w:val="36"/>
        </w:numPr>
        <w:spacing w:before="120"/>
        <w:ind w:left="567" w:firstLine="284"/>
        <w:outlineLvl w:val="2"/>
        <w:rPr>
          <w:i/>
          <w:noProof/>
          <w:sz w:val="28"/>
          <w:szCs w:val="28"/>
          <w:lang w:val="vi-VN"/>
        </w:rPr>
      </w:pPr>
      <w:bookmarkStart w:id="364" w:name="_Toc45630131"/>
      <w:ins w:id="365" w:author="Thơ Lê" w:date="2020-07-30T21:38:00Z">
        <w:r w:rsidRPr="006424CE">
          <w:rPr>
            <w:i/>
            <w:noProof/>
            <w:sz w:val="28"/>
            <w:szCs w:val="28"/>
            <w:lang w:val="vi-VN"/>
            <w:rPrChange w:id="366" w:author="Thơ Lê" w:date="2020-07-30T23:07:00Z">
              <w:rPr>
                <w:i/>
                <w:noProof/>
                <w:sz w:val="28"/>
                <w:szCs w:val="28"/>
              </w:rPr>
            </w:rPrChange>
          </w:rPr>
          <w:t xml:space="preserve"> </w:t>
        </w:r>
      </w:ins>
      <w:r w:rsidR="00AA5C11" w:rsidRPr="003E6772">
        <w:rPr>
          <w:i/>
          <w:noProof/>
          <w:sz w:val="28"/>
          <w:szCs w:val="28"/>
          <w:lang w:val="vi-VN"/>
        </w:rPr>
        <w:t>Độ tương đồng Manhattan</w:t>
      </w:r>
      <w:bookmarkEnd w:id="364"/>
    </w:p>
    <w:p w14:paraId="36B21A87" w14:textId="77777777"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14:paraId="69B06BE8" w14:textId="77777777"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14:paraId="30288C55" w14:textId="77777777" w:rsidR="00AA5C11" w:rsidRPr="003E6772" w:rsidRDefault="00AC2618"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14:paraId="1E9C65AF" w14:textId="77777777"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14:paraId="70F5A504" w14:textId="77777777"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14:paraId="1AC87E5F" w14:textId="77777777"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367" w:name="_Toc45630132"/>
      <w:r w:rsidRPr="003E6772">
        <w:rPr>
          <w:i/>
          <w:noProof/>
          <w:sz w:val="28"/>
          <w:szCs w:val="28"/>
          <w:lang w:val="vi-VN"/>
        </w:rPr>
        <w:lastRenderedPageBreak/>
        <w:t>Độ tương đồng Euclide</w:t>
      </w:r>
      <w:bookmarkEnd w:id="367"/>
    </w:p>
    <w:p w14:paraId="18A4B5FD" w14:textId="77777777"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14:paraId="01E67C96" w14:textId="77777777" w:rsidR="00AA5C11" w:rsidRPr="003E6772" w:rsidRDefault="00AC2618"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14:paraId="02463986" w14:textId="77777777"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14:paraId="5B19718B" w14:textId="77777777"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14:paraId="7A25C43E" w14:textId="77777777"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368" w:name="_Toc45630133"/>
      <w:r w:rsidRPr="003E6772">
        <w:rPr>
          <w:rFonts w:ascii="Times New Roman" w:hAnsi="Times New Roman"/>
          <w:i w:val="0"/>
          <w:noProof/>
          <w:lang w:val="vi-VN"/>
        </w:rPr>
        <w:t>Các phương pháp tiền xử lý văn bản</w:t>
      </w:r>
      <w:bookmarkEnd w:id="368"/>
    </w:p>
    <w:p w14:paraId="15E68685" w14:textId="77777777"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14:paraId="47C369DE" w14:textId="77777777"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369" w:name="_Toc45630134"/>
      <w:r w:rsidRPr="003E6772">
        <w:rPr>
          <w:i/>
          <w:noProof/>
          <w:sz w:val="28"/>
          <w:szCs w:val="28"/>
          <w:lang w:val="vi-VN"/>
        </w:rPr>
        <w:t>Tách từ</w:t>
      </w:r>
      <w:bookmarkEnd w:id="369"/>
    </w:p>
    <w:p w14:paraId="2EC1436A" w14:textId="77777777"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14:paraId="47440436" w14:textId="77777777"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lastRenderedPageBreak/>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14:paraId="17626921" w14:textId="77777777"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14:paraId="3567E4D7" w14:textId="77777777"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14:paraId="6DC2DB61" w14:textId="77777777"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14:paraId="6766F8D2" w14:textId="77777777"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14:paraId="74646F5F" w14:textId="77777777"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lastRenderedPageBreak/>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14:paraId="4C117C9B" w14:textId="77777777"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14:paraId="55E63221" w14:textId="77777777"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14:paraId="7B1E046F" w14:textId="77777777"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14:paraId="499D1E78" w14:textId="77777777"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14:paraId="2BA6BD15" w14:textId="77777777" w:rsidR="00AA5C11" w:rsidRPr="003E6772" w:rsidRDefault="00AA5C11" w:rsidP="006A770E">
      <w:pPr>
        <w:spacing w:before="120" w:line="360" w:lineRule="auto"/>
        <w:jc w:val="center"/>
        <w:rPr>
          <w:noProof/>
          <w:sz w:val="26"/>
          <w:szCs w:val="26"/>
          <w:lang w:val="vi-VN"/>
        </w:rPr>
      </w:pPr>
      <w:r w:rsidRPr="003E6772">
        <w:rPr>
          <w:noProof/>
          <w:sz w:val="26"/>
          <w:szCs w:val="26"/>
        </w:rPr>
        <w:lastRenderedPageBreak/>
        <w:drawing>
          <wp:inline distT="0" distB="0" distL="0" distR="0" wp14:anchorId="177E89ED" wp14:editId="6C7E136D">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14:paraId="36B0A027" w14:textId="77777777" w:rsidR="00BE53BC" w:rsidRPr="003E6772" w:rsidRDefault="00BE53BC" w:rsidP="00F74917">
      <w:pPr>
        <w:pStyle w:val="Caption"/>
        <w:spacing w:before="120" w:after="0" w:line="360" w:lineRule="auto"/>
        <w:jc w:val="center"/>
        <w:rPr>
          <w:b w:val="0"/>
          <w:i/>
          <w:noProof/>
          <w:color w:val="auto"/>
          <w:sz w:val="26"/>
          <w:szCs w:val="26"/>
          <w:lang w:val="vi-VN"/>
        </w:rPr>
      </w:pPr>
      <w:bookmarkStart w:id="370"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370"/>
    </w:p>
    <w:p w14:paraId="30FCC39F" w14:textId="77777777"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371" w:name="_Toc45630135"/>
      <w:r w:rsidRPr="003E6772">
        <w:rPr>
          <w:i/>
          <w:noProof/>
          <w:sz w:val="28"/>
          <w:szCs w:val="28"/>
          <w:lang w:val="vi-VN"/>
        </w:rPr>
        <w:t>Loại bỏ từ dừng</w:t>
      </w:r>
      <w:bookmarkEnd w:id="371"/>
    </w:p>
    <w:p w14:paraId="6BE9813A" w14:textId="77777777"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14:paraId="780F7F6F" w14:textId="77777777"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14:paraId="0598BEC9" w14:textId="77777777"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14:paraId="4FDBE96E" w14:textId="77777777" w:rsidR="006A770E" w:rsidRPr="003E6772" w:rsidRDefault="006A770E">
      <w:pPr>
        <w:rPr>
          <w:b/>
          <w:bCs/>
          <w:noProof/>
          <w:kern w:val="32"/>
          <w:sz w:val="36"/>
          <w:szCs w:val="32"/>
          <w:lang w:val="vi-VN"/>
        </w:rPr>
      </w:pPr>
      <w:r w:rsidRPr="003E6772">
        <w:rPr>
          <w:noProof/>
          <w:sz w:val="36"/>
          <w:lang w:val="vi-VN"/>
        </w:rPr>
        <w:br w:type="page"/>
      </w:r>
    </w:p>
    <w:p w14:paraId="4296F495" w14:textId="77777777"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372" w:name="_Toc45630136"/>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372"/>
    </w:p>
    <w:p w14:paraId="3431C6E1" w14:textId="77777777"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373" w:name="_Toc45630137"/>
      <w:r w:rsidRPr="003E6772">
        <w:rPr>
          <w:rFonts w:ascii="Times New Roman" w:hAnsi="Times New Roman"/>
          <w:i w:val="0"/>
          <w:noProof/>
          <w:lang w:val="vi-VN"/>
        </w:rPr>
        <w:t>Giới thiệu</w:t>
      </w:r>
      <w:bookmarkEnd w:id="373"/>
    </w:p>
    <w:p w14:paraId="74A77BE7" w14:textId="63EA0C02"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 xml:space="preserve">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w:t>
      </w:r>
      <w:ins w:id="374" w:author="Thơ Lê" w:date="2020-07-30T21:39:00Z">
        <w:r w:rsidR="00971C24" w:rsidRPr="00971C24">
          <w:rPr>
            <w:noProof/>
            <w:sz w:val="26"/>
            <w:szCs w:val="26"/>
            <w:lang w:val="vi-VN"/>
            <w:rPrChange w:id="375" w:author="Thơ Lê" w:date="2020-07-30T21:39:00Z">
              <w:rPr>
                <w:noProof/>
                <w:sz w:val="26"/>
                <w:szCs w:val="26"/>
              </w:rPr>
            </w:rPrChange>
          </w:rPr>
          <w:t>.</w:t>
        </w:r>
      </w:ins>
      <w:r w:rsidRPr="003E6772">
        <w:rPr>
          <w:noProof/>
          <w:sz w:val="26"/>
          <w:szCs w:val="26"/>
          <w:lang w:val="vi-VN"/>
        </w:rPr>
        <w:t>… Hay như trong ứng dụng chatbot, bài toán phân loại văn bản được sử dụng để phát hiện mục đích của người dùng.</w:t>
      </w:r>
    </w:p>
    <w:p w14:paraId="584948C6" w14:textId="77777777"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14:paraId="0E79B783" w14:textId="7D231475"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 xml:space="preserve">cảm xúc trước đó, ở mức độ đơn giản sẽ là ở </w:t>
      </w:r>
      <w:del w:id="376" w:author="Thơ Lê" w:date="2020-07-30T21:40:00Z">
        <w:r w:rsidRPr="003E6772" w:rsidDel="00F36400">
          <w:rPr>
            <w:noProof/>
            <w:sz w:val="26"/>
            <w:szCs w:val="26"/>
            <w:lang w:val="vi-VN"/>
          </w:rPr>
          <w:delText xml:space="preserve">2 </w:delText>
        </w:r>
      </w:del>
      <w:ins w:id="377" w:author="Thơ Lê" w:date="2020-07-30T21:40:00Z">
        <w:r w:rsidR="00F36400" w:rsidRPr="00F36400">
          <w:rPr>
            <w:noProof/>
            <w:sz w:val="26"/>
            <w:szCs w:val="26"/>
            <w:lang w:val="vi-VN"/>
            <w:rPrChange w:id="378" w:author="Thơ Lê" w:date="2020-07-30T21:40:00Z">
              <w:rPr>
                <w:noProof/>
                <w:sz w:val="26"/>
                <w:szCs w:val="26"/>
              </w:rPr>
            </w:rPrChange>
          </w:rPr>
          <w:t>ha</w:t>
        </w:r>
        <w:r w:rsidR="00F36400" w:rsidRPr="00567DB2">
          <w:rPr>
            <w:noProof/>
            <w:sz w:val="26"/>
            <w:szCs w:val="26"/>
            <w:lang w:val="vi-VN"/>
            <w:rPrChange w:id="379" w:author="Thơ Lê" w:date="2020-07-30T21:40:00Z">
              <w:rPr>
                <w:noProof/>
                <w:sz w:val="26"/>
                <w:szCs w:val="26"/>
              </w:rPr>
            </w:rPrChange>
          </w:rPr>
          <w:t>i</w:t>
        </w:r>
        <w:r w:rsidR="00F36400" w:rsidRPr="003E6772">
          <w:rPr>
            <w:noProof/>
            <w:sz w:val="26"/>
            <w:szCs w:val="26"/>
            <w:lang w:val="vi-VN"/>
          </w:rPr>
          <w:t xml:space="preserve"> </w:t>
        </w:r>
      </w:ins>
      <w:r w:rsidRPr="003E6772">
        <w:rPr>
          <w:noProof/>
          <w:sz w:val="26"/>
          <w:szCs w:val="26"/>
          <w:lang w:val="vi-VN"/>
        </w:rPr>
        <w:t>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14:paraId="6E81DF6C" w14:textId="77777777"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14:paraId="07653357" w14:textId="2AF131DF" w:rsidR="00107BE2" w:rsidRPr="003E6772" w:rsidRDefault="00C4660D" w:rsidP="009E482B">
      <w:pPr>
        <w:spacing w:before="120" w:line="360" w:lineRule="auto"/>
        <w:ind w:firstLine="284"/>
        <w:jc w:val="both"/>
        <w:rPr>
          <w:noProof/>
          <w:sz w:val="26"/>
          <w:szCs w:val="26"/>
          <w:lang w:val="vi-VN"/>
        </w:rPr>
      </w:pPr>
      <w:commentRangeStart w:id="380"/>
      <w:r w:rsidRPr="003E6772">
        <w:rPr>
          <w:noProof/>
          <w:sz w:val="26"/>
          <w:szCs w:val="26"/>
          <w:lang w:val="vi-VN"/>
        </w:rPr>
        <w:t xml:space="preserve">Bên cạnh đó trong quá trình công tác tại Trường Đại học Công Nghệ </w:t>
      </w:r>
      <w:del w:id="381" w:author="Thơ Lê" w:date="2020-07-30T21:48:00Z">
        <w:r w:rsidRPr="003E6772" w:rsidDel="00567DB2">
          <w:rPr>
            <w:noProof/>
            <w:sz w:val="26"/>
            <w:szCs w:val="26"/>
            <w:lang w:val="vi-VN"/>
          </w:rPr>
          <w:delText>Tp</w:delText>
        </w:r>
      </w:del>
      <w:ins w:id="382" w:author="Thơ Lê" w:date="2020-07-30T21:48:00Z">
        <w:r w:rsidR="00567DB2" w:rsidRPr="003E6772">
          <w:rPr>
            <w:noProof/>
            <w:sz w:val="26"/>
            <w:szCs w:val="26"/>
            <w:lang w:val="vi-VN"/>
          </w:rPr>
          <w:t>T</w:t>
        </w:r>
        <w:r w:rsidR="00567DB2" w:rsidRPr="00567DB2">
          <w:rPr>
            <w:noProof/>
            <w:sz w:val="26"/>
            <w:szCs w:val="26"/>
            <w:lang w:val="vi-VN"/>
            <w:rPrChange w:id="383" w:author="Thơ Lê" w:date="2020-07-30T21:48:00Z">
              <w:rPr>
                <w:noProof/>
                <w:sz w:val="26"/>
                <w:szCs w:val="26"/>
              </w:rPr>
            </w:rPrChange>
          </w:rPr>
          <w:t>P</w:t>
        </w:r>
      </w:ins>
      <w:r w:rsidRPr="003E6772">
        <w:rPr>
          <w:noProof/>
          <w:sz w:val="26"/>
          <w:szCs w:val="26"/>
          <w:lang w:val="vi-VN"/>
        </w:rPr>
        <w:t>.</w:t>
      </w:r>
      <w:ins w:id="384" w:author="Thơ Lê" w:date="2020-07-30T21:48:00Z">
        <w:r w:rsidR="00567DB2" w:rsidRPr="00567DB2">
          <w:rPr>
            <w:noProof/>
            <w:sz w:val="26"/>
            <w:szCs w:val="26"/>
            <w:lang w:val="vi-VN"/>
            <w:rPrChange w:id="385" w:author="Thơ Lê" w:date="2020-07-30T21:48:00Z">
              <w:rPr>
                <w:noProof/>
                <w:sz w:val="26"/>
                <w:szCs w:val="26"/>
              </w:rPr>
            </w:rPrChange>
          </w:rPr>
          <w:t xml:space="preserve"> </w:t>
        </w:r>
      </w:ins>
      <w:r w:rsidRPr="003E6772">
        <w:rPr>
          <w:noProof/>
          <w:sz w:val="26"/>
          <w:szCs w:val="26"/>
          <w:lang w:val="vi-VN"/>
        </w:rPr>
        <w:t>H</w:t>
      </w:r>
      <w:ins w:id="386" w:author="Thơ Lê" w:date="2020-07-30T21:48:00Z">
        <w:r w:rsidR="00567DB2" w:rsidRPr="00567DB2">
          <w:rPr>
            <w:noProof/>
            <w:sz w:val="26"/>
            <w:szCs w:val="26"/>
            <w:lang w:val="vi-VN"/>
            <w:rPrChange w:id="387" w:author="Thơ Lê" w:date="2020-07-30T21:48:00Z">
              <w:rPr>
                <w:noProof/>
                <w:sz w:val="26"/>
                <w:szCs w:val="26"/>
              </w:rPr>
            </w:rPrChange>
          </w:rPr>
          <w:t xml:space="preserve">ồ </w:t>
        </w:r>
      </w:ins>
      <w:r w:rsidRPr="003E6772">
        <w:rPr>
          <w:noProof/>
          <w:sz w:val="26"/>
          <w:szCs w:val="26"/>
          <w:lang w:val="vi-VN"/>
        </w:rPr>
        <w:t>C</w:t>
      </w:r>
      <w:ins w:id="388" w:author="Thơ Lê" w:date="2020-07-30T21:48:00Z">
        <w:r w:rsidR="00567DB2" w:rsidRPr="00567DB2">
          <w:rPr>
            <w:noProof/>
            <w:sz w:val="26"/>
            <w:szCs w:val="26"/>
            <w:lang w:val="vi-VN"/>
            <w:rPrChange w:id="389" w:author="Thơ Lê" w:date="2020-07-30T21:48:00Z">
              <w:rPr>
                <w:noProof/>
                <w:sz w:val="26"/>
                <w:szCs w:val="26"/>
              </w:rPr>
            </w:rPrChange>
          </w:rPr>
          <w:t xml:space="preserve">hí </w:t>
        </w:r>
      </w:ins>
      <w:r w:rsidRPr="003E6772">
        <w:rPr>
          <w:noProof/>
          <w:sz w:val="26"/>
          <w:szCs w:val="26"/>
          <w:lang w:val="vi-VN"/>
        </w:rPr>
        <w:t>M</w:t>
      </w:r>
      <w:ins w:id="390" w:author="Thơ Lê" w:date="2020-07-30T21:48:00Z">
        <w:r w:rsidR="00567DB2" w:rsidRPr="00567DB2">
          <w:rPr>
            <w:noProof/>
            <w:sz w:val="26"/>
            <w:szCs w:val="26"/>
            <w:lang w:val="vi-VN"/>
            <w:rPrChange w:id="391" w:author="Thơ Lê" w:date="2020-07-30T21:48:00Z">
              <w:rPr>
                <w:noProof/>
                <w:sz w:val="26"/>
                <w:szCs w:val="26"/>
              </w:rPr>
            </w:rPrChange>
          </w:rPr>
          <w:t>in</w:t>
        </w:r>
        <w:r w:rsidR="00567DB2" w:rsidRPr="00625B3D">
          <w:rPr>
            <w:noProof/>
            <w:sz w:val="26"/>
            <w:szCs w:val="26"/>
            <w:lang w:val="vi-VN"/>
            <w:rPrChange w:id="392" w:author="Thơ Lê" w:date="2020-07-30T21:48:00Z">
              <w:rPr>
                <w:noProof/>
                <w:sz w:val="26"/>
                <w:szCs w:val="26"/>
              </w:rPr>
            </w:rPrChange>
          </w:rPr>
          <w:t>h</w:t>
        </w:r>
      </w:ins>
      <w:r w:rsidRPr="003E6772">
        <w:rPr>
          <w:noProof/>
          <w:sz w:val="26"/>
          <w:szCs w:val="26"/>
          <w:lang w:val="vi-VN"/>
        </w:rPr>
        <w:t xml:space="preserve"> </w:t>
      </w:r>
      <w:del w:id="393" w:author="Thơ Lê" w:date="2020-07-30T21:48:00Z">
        <w:r w:rsidRPr="003E6772" w:rsidDel="00567DB2">
          <w:rPr>
            <w:noProof/>
            <w:sz w:val="26"/>
            <w:szCs w:val="26"/>
            <w:lang w:val="vi-VN"/>
          </w:rPr>
          <w:delText xml:space="preserve">tôi </w:delText>
        </w:r>
      </w:del>
      <w:ins w:id="394" w:author="Thơ Lê" w:date="2020-07-30T21:48:00Z">
        <w:r w:rsidR="00567DB2" w:rsidRPr="00567DB2">
          <w:rPr>
            <w:noProof/>
            <w:sz w:val="26"/>
            <w:szCs w:val="26"/>
            <w:lang w:val="vi-VN"/>
            <w:rPrChange w:id="395" w:author="Thơ Lê" w:date="2020-07-30T21:48:00Z">
              <w:rPr>
                <w:noProof/>
                <w:sz w:val="26"/>
                <w:szCs w:val="26"/>
              </w:rPr>
            </w:rPrChange>
          </w:rPr>
          <w:t>tác giả</w:t>
        </w:r>
        <w:r w:rsidR="00567DB2" w:rsidRPr="003E6772">
          <w:rPr>
            <w:noProof/>
            <w:sz w:val="26"/>
            <w:szCs w:val="26"/>
            <w:lang w:val="vi-VN"/>
          </w:rPr>
          <w:t xml:space="preserve"> </w:t>
        </w:r>
      </w:ins>
      <w:r w:rsidRPr="003E6772">
        <w:rPr>
          <w:noProof/>
          <w:sz w:val="26"/>
          <w:szCs w:val="26"/>
          <w:lang w:val="vi-VN"/>
        </w:rPr>
        <w:t xml:space="preserve">nhận </w:t>
      </w:r>
      <w:commentRangeEnd w:id="380"/>
      <w:r w:rsidR="00567DB2">
        <w:rPr>
          <w:rStyle w:val="CommentReference"/>
        </w:rPr>
        <w:commentReference w:id="380"/>
      </w:r>
      <w:r w:rsidRPr="003E6772">
        <w:rPr>
          <w:noProof/>
          <w:sz w:val="26"/>
          <w:szCs w:val="26"/>
          <w:lang w:val="vi-VN"/>
        </w:rPr>
        <w:t>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14:paraId="506F42E2" w14:textId="7B9CAFC2" w:rsidR="003F2633" w:rsidRPr="001A37D4" w:rsidRDefault="005F2051" w:rsidP="003F2633">
      <w:pPr>
        <w:spacing w:before="120" w:line="360" w:lineRule="auto"/>
        <w:ind w:firstLine="284"/>
        <w:jc w:val="both"/>
        <w:rPr>
          <w:noProof/>
          <w:sz w:val="26"/>
          <w:szCs w:val="26"/>
          <w:lang w:val="vi-VN"/>
        </w:rPr>
      </w:pPr>
      <w:del w:id="396" w:author="Thơ Lê" w:date="2020-07-30T21:49:00Z">
        <w:r w:rsidRPr="003E6772" w:rsidDel="00625B3D">
          <w:rPr>
            <w:noProof/>
            <w:sz w:val="26"/>
            <w:szCs w:val="26"/>
            <w:lang w:val="vi-VN"/>
          </w:rPr>
          <w:lastRenderedPageBreak/>
          <w:delText xml:space="preserve">Trên những cơ sở đó </w:delText>
        </w:r>
      </w:del>
      <w:ins w:id="397" w:author="Thơ Lê" w:date="2020-07-30T21:49:00Z">
        <w:r w:rsidR="00625B3D" w:rsidRPr="00625B3D">
          <w:rPr>
            <w:noProof/>
            <w:sz w:val="26"/>
            <w:szCs w:val="26"/>
            <w:lang w:val="vi-VN"/>
            <w:rPrChange w:id="398" w:author="Thơ Lê" w:date="2020-07-30T21:49:00Z">
              <w:rPr>
                <w:noProof/>
                <w:sz w:val="26"/>
                <w:szCs w:val="26"/>
              </w:rPr>
            </w:rPrChange>
          </w:rPr>
          <w:t xml:space="preserve">Vì vậy, </w:t>
        </w:r>
      </w:ins>
      <w:del w:id="399" w:author="Thơ Lê" w:date="2020-07-30T21:49:00Z">
        <w:r w:rsidRPr="003E6772" w:rsidDel="00625B3D">
          <w:rPr>
            <w:noProof/>
            <w:sz w:val="26"/>
            <w:szCs w:val="26"/>
            <w:lang w:val="vi-VN"/>
          </w:rPr>
          <w:delText xml:space="preserve">trong </w:delText>
        </w:r>
      </w:del>
      <w:r w:rsidRPr="003E6772">
        <w:rPr>
          <w:noProof/>
          <w:sz w:val="26"/>
          <w:szCs w:val="26"/>
          <w:lang w:val="vi-VN"/>
        </w:rPr>
        <w:t xml:space="preserve">luận văn này </w:t>
      </w:r>
      <w:del w:id="400" w:author="Thơ Lê" w:date="2020-07-30T21:49:00Z">
        <w:r w:rsidR="00055DFB" w:rsidRPr="003E6772" w:rsidDel="00625B3D">
          <w:rPr>
            <w:noProof/>
            <w:sz w:val="26"/>
            <w:szCs w:val="26"/>
            <w:lang w:val="vi-VN"/>
          </w:rPr>
          <w:delText>tôi</w:delText>
        </w:r>
        <w:r w:rsidRPr="003E6772" w:rsidDel="00625B3D">
          <w:rPr>
            <w:noProof/>
            <w:sz w:val="26"/>
            <w:szCs w:val="26"/>
            <w:lang w:val="vi-VN"/>
          </w:rPr>
          <w:delText xml:space="preserve"> sẽ</w:delText>
        </w:r>
        <w:r w:rsidR="00055DFB" w:rsidRPr="003E6772" w:rsidDel="00625B3D">
          <w:rPr>
            <w:noProof/>
            <w:sz w:val="26"/>
            <w:szCs w:val="26"/>
            <w:lang w:val="vi-VN"/>
          </w:rPr>
          <w:delText xml:space="preserve"> </w:delText>
        </w:r>
      </w:del>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ins w:id="401" w:author="Thơ Lê" w:date="2020-07-30T21:49:00Z">
        <w:r w:rsidR="00170814" w:rsidRPr="00170814">
          <w:rPr>
            <w:noProof/>
            <w:sz w:val="26"/>
            <w:szCs w:val="26"/>
            <w:lang w:val="vi-VN"/>
            <w:rPrChange w:id="402" w:author="Thơ Lê" w:date="2020-07-30T21:49:00Z">
              <w:rPr>
                <w:noProof/>
                <w:sz w:val="26"/>
                <w:szCs w:val="26"/>
              </w:rPr>
            </w:rPrChange>
          </w:rPr>
          <w:t xml:space="preserve">, cụ thể là trong môi trường của Trường Đại học Công nghệ TP. </w:t>
        </w:r>
        <w:r w:rsidR="00170814" w:rsidRPr="006424CE">
          <w:rPr>
            <w:noProof/>
            <w:sz w:val="26"/>
            <w:szCs w:val="26"/>
            <w:lang w:val="vi-VN"/>
            <w:rPrChange w:id="403" w:author="Thơ Lê" w:date="2020-07-30T23:07:00Z">
              <w:rPr>
                <w:noProof/>
                <w:sz w:val="26"/>
                <w:szCs w:val="26"/>
              </w:rPr>
            </w:rPrChange>
          </w:rPr>
          <w:t>Hồ Chí Minh</w:t>
        </w:r>
      </w:ins>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14:paraId="5765AD5E" w14:textId="77777777" w:rsidR="00690C27" w:rsidRPr="001A37D4" w:rsidRDefault="00357240" w:rsidP="003F2633">
      <w:pPr>
        <w:spacing w:before="120" w:line="360" w:lineRule="auto"/>
        <w:ind w:firstLine="284"/>
        <w:jc w:val="both"/>
        <w:rPr>
          <w:noProof/>
          <w:sz w:val="26"/>
          <w:szCs w:val="26"/>
          <w:lang w:val="vi-VN"/>
        </w:rPr>
      </w:pPr>
      <w:r w:rsidRPr="001A37D4">
        <w:rPr>
          <w:noProof/>
          <w:sz w:val="26"/>
          <w:szCs w:val="26"/>
          <w:lang w:val="vi-VN"/>
        </w:rPr>
        <w:t>Quy trình thực hiện phân lớp dữ liệu</w:t>
      </w:r>
      <w:r w:rsidR="00415567" w:rsidRPr="001A37D4">
        <w:rPr>
          <w:noProof/>
          <w:sz w:val="26"/>
          <w:szCs w:val="26"/>
          <w:lang w:val="vi-VN"/>
        </w:rPr>
        <w:t xml:space="preserve"> ý kiến</w:t>
      </w:r>
      <w:r w:rsidRPr="001A37D4">
        <w:rPr>
          <w:noProof/>
          <w:sz w:val="26"/>
          <w:szCs w:val="26"/>
          <w:lang w:val="vi-VN"/>
        </w:rPr>
        <w:t xml:space="preserve"> đánh giá:</w:t>
      </w:r>
    </w:p>
    <w:p w14:paraId="72B8E41C" w14:textId="77777777" w:rsidR="00357240" w:rsidRDefault="00357240" w:rsidP="00415567">
      <w:pPr>
        <w:spacing w:before="120" w:line="360" w:lineRule="auto"/>
        <w:jc w:val="center"/>
        <w:rPr>
          <w:noProof/>
          <w:sz w:val="26"/>
          <w:szCs w:val="26"/>
        </w:rPr>
      </w:pPr>
      <w:r>
        <w:rPr>
          <w:noProof/>
          <w:sz w:val="26"/>
          <w:szCs w:val="26"/>
        </w:rPr>
        <w:drawing>
          <wp:inline distT="0" distB="0" distL="0" distR="0" wp14:anchorId="3BBC1DA1" wp14:editId="3AC98C05">
            <wp:extent cx="5581650" cy="3935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935730"/>
                    </a:xfrm>
                    <a:prstGeom prst="rect">
                      <a:avLst/>
                    </a:prstGeom>
                    <a:noFill/>
                    <a:ln>
                      <a:noFill/>
                    </a:ln>
                  </pic:spPr>
                </pic:pic>
              </a:graphicData>
            </a:graphic>
          </wp:inline>
        </w:drawing>
      </w:r>
    </w:p>
    <w:p w14:paraId="3A13F4C4" w14:textId="77777777" w:rsidR="00B32F18" w:rsidRPr="003E6772" w:rsidRDefault="00D620A3" w:rsidP="00C23F7B">
      <w:pPr>
        <w:pStyle w:val="Caption"/>
        <w:jc w:val="center"/>
        <w:rPr>
          <w:noProof/>
          <w:sz w:val="26"/>
          <w:szCs w:val="26"/>
          <w:lang w:val="vi-VN"/>
        </w:rPr>
      </w:pPr>
      <w:bookmarkStart w:id="404" w:name="_Toc45471700"/>
      <w:proofErr w:type="spellStart"/>
      <w:r w:rsidRPr="00C23F7B">
        <w:rPr>
          <w:b w:val="0"/>
          <w:i/>
          <w:color w:val="auto"/>
          <w:sz w:val="26"/>
          <w:szCs w:val="26"/>
        </w:rPr>
        <w:t>Hình</w:t>
      </w:r>
      <w:proofErr w:type="spellEnd"/>
      <w:r w:rsidRPr="00C23F7B">
        <w:rPr>
          <w:b w:val="0"/>
          <w:i/>
          <w:color w:val="auto"/>
          <w:sz w:val="26"/>
          <w:szCs w:val="26"/>
        </w:rPr>
        <w:t xml:space="preserve"> 3-</w:t>
      </w:r>
      <w:r w:rsidRPr="00C23F7B">
        <w:rPr>
          <w:b w:val="0"/>
          <w:i/>
          <w:color w:val="auto"/>
          <w:sz w:val="26"/>
          <w:szCs w:val="26"/>
        </w:rPr>
        <w:fldChar w:fldCharType="begin"/>
      </w:r>
      <w:r w:rsidRPr="00C23F7B">
        <w:rPr>
          <w:b w:val="0"/>
          <w:i/>
          <w:color w:val="auto"/>
          <w:sz w:val="26"/>
          <w:szCs w:val="26"/>
        </w:rPr>
        <w:instrText xml:space="preserve"> SEQ Hình_3- \* ARABIC </w:instrText>
      </w:r>
      <w:r w:rsidRPr="00C23F7B">
        <w:rPr>
          <w:b w:val="0"/>
          <w:i/>
          <w:color w:val="auto"/>
          <w:sz w:val="26"/>
          <w:szCs w:val="26"/>
        </w:rPr>
        <w:fldChar w:fldCharType="separate"/>
      </w:r>
      <w:r w:rsidRPr="00C23F7B">
        <w:rPr>
          <w:b w:val="0"/>
          <w:i/>
          <w:noProof/>
          <w:color w:val="auto"/>
          <w:sz w:val="26"/>
          <w:szCs w:val="26"/>
        </w:rPr>
        <w:t>1</w:t>
      </w:r>
      <w:r w:rsidRPr="00C23F7B">
        <w:rPr>
          <w:b w:val="0"/>
          <w:i/>
          <w:color w:val="auto"/>
          <w:sz w:val="26"/>
          <w:szCs w:val="26"/>
        </w:rPr>
        <w:fldChar w:fldCharType="end"/>
      </w:r>
      <w:r w:rsidRPr="00C23F7B">
        <w:rPr>
          <w:b w:val="0"/>
          <w:i/>
          <w:color w:val="auto"/>
          <w:sz w:val="26"/>
          <w:szCs w:val="26"/>
        </w:rPr>
        <w:t xml:space="preserve"> </w:t>
      </w:r>
      <w:proofErr w:type="spellStart"/>
      <w:r w:rsidRPr="00C23F7B">
        <w:rPr>
          <w:b w:val="0"/>
          <w:i/>
          <w:color w:val="auto"/>
          <w:sz w:val="26"/>
          <w:szCs w:val="26"/>
        </w:rPr>
        <w:t>Quy</w:t>
      </w:r>
      <w:proofErr w:type="spellEnd"/>
      <w:r w:rsidRPr="00C23F7B">
        <w:rPr>
          <w:b w:val="0"/>
          <w:i/>
          <w:color w:val="auto"/>
          <w:sz w:val="26"/>
          <w:szCs w:val="26"/>
        </w:rPr>
        <w:t xml:space="preserve"> </w:t>
      </w:r>
      <w:proofErr w:type="spellStart"/>
      <w:r w:rsidRPr="00C23F7B">
        <w:rPr>
          <w:b w:val="0"/>
          <w:i/>
          <w:color w:val="auto"/>
          <w:sz w:val="26"/>
          <w:szCs w:val="26"/>
        </w:rPr>
        <w:t>trình</w:t>
      </w:r>
      <w:proofErr w:type="spellEnd"/>
      <w:r w:rsidR="00C23F7B" w:rsidRPr="00C23F7B">
        <w:rPr>
          <w:b w:val="0"/>
          <w:i/>
          <w:color w:val="auto"/>
          <w:sz w:val="26"/>
          <w:szCs w:val="26"/>
        </w:rPr>
        <w:t xml:space="preserve"> </w:t>
      </w:r>
      <w:proofErr w:type="spellStart"/>
      <w:r w:rsidR="00C23F7B" w:rsidRPr="00C23F7B">
        <w:rPr>
          <w:b w:val="0"/>
          <w:i/>
          <w:color w:val="auto"/>
          <w:sz w:val="26"/>
          <w:szCs w:val="26"/>
        </w:rPr>
        <w:t>thực</w:t>
      </w:r>
      <w:proofErr w:type="spellEnd"/>
      <w:r w:rsidR="00C23F7B" w:rsidRPr="00C23F7B">
        <w:rPr>
          <w:b w:val="0"/>
          <w:i/>
          <w:color w:val="auto"/>
          <w:sz w:val="26"/>
          <w:szCs w:val="26"/>
        </w:rPr>
        <w:t xml:space="preserve"> </w:t>
      </w:r>
      <w:proofErr w:type="spellStart"/>
      <w:r w:rsidR="00C23F7B" w:rsidRPr="00C23F7B">
        <w:rPr>
          <w:b w:val="0"/>
          <w:i/>
          <w:color w:val="auto"/>
          <w:sz w:val="26"/>
          <w:szCs w:val="26"/>
        </w:rPr>
        <w:t>hiện</w:t>
      </w:r>
      <w:proofErr w:type="spellEnd"/>
      <w:r w:rsidR="00C23F7B" w:rsidRPr="00C23F7B">
        <w:rPr>
          <w:b w:val="0"/>
          <w:i/>
          <w:color w:val="auto"/>
          <w:sz w:val="26"/>
          <w:szCs w:val="26"/>
        </w:rPr>
        <w:t xml:space="preserve"> </w:t>
      </w:r>
      <w:proofErr w:type="spellStart"/>
      <w:r w:rsidR="00C23F7B" w:rsidRPr="00C23F7B">
        <w:rPr>
          <w:b w:val="0"/>
          <w:i/>
          <w:color w:val="auto"/>
          <w:sz w:val="26"/>
          <w:szCs w:val="26"/>
        </w:rPr>
        <w:t>phân</w:t>
      </w:r>
      <w:proofErr w:type="spellEnd"/>
      <w:r w:rsidR="00C23F7B" w:rsidRPr="00C23F7B">
        <w:rPr>
          <w:b w:val="0"/>
          <w:i/>
          <w:color w:val="auto"/>
          <w:sz w:val="26"/>
          <w:szCs w:val="26"/>
        </w:rPr>
        <w:t xml:space="preserve"> </w:t>
      </w:r>
      <w:proofErr w:type="spellStart"/>
      <w:r w:rsidR="00C23F7B" w:rsidRPr="00C23F7B">
        <w:rPr>
          <w:b w:val="0"/>
          <w:i/>
          <w:color w:val="auto"/>
          <w:sz w:val="26"/>
          <w:szCs w:val="26"/>
        </w:rPr>
        <w:t>lớp</w:t>
      </w:r>
      <w:proofErr w:type="spellEnd"/>
      <w:r w:rsidR="00C23F7B" w:rsidRPr="00C23F7B">
        <w:rPr>
          <w:b w:val="0"/>
          <w:i/>
          <w:color w:val="auto"/>
          <w:sz w:val="26"/>
          <w:szCs w:val="26"/>
        </w:rPr>
        <w:t xml:space="preserve"> </w:t>
      </w:r>
      <w:proofErr w:type="spellStart"/>
      <w:r w:rsidR="00C23F7B" w:rsidRPr="00C23F7B">
        <w:rPr>
          <w:b w:val="0"/>
          <w:i/>
          <w:color w:val="auto"/>
          <w:sz w:val="26"/>
          <w:szCs w:val="26"/>
        </w:rPr>
        <w:t>dữ</w:t>
      </w:r>
      <w:proofErr w:type="spellEnd"/>
      <w:r w:rsidR="00C23F7B" w:rsidRPr="00C23F7B">
        <w:rPr>
          <w:b w:val="0"/>
          <w:i/>
          <w:color w:val="auto"/>
          <w:sz w:val="26"/>
          <w:szCs w:val="26"/>
        </w:rPr>
        <w:t xml:space="preserve"> </w:t>
      </w:r>
      <w:proofErr w:type="spellStart"/>
      <w:r w:rsidR="00C23F7B" w:rsidRPr="00C23F7B">
        <w:rPr>
          <w:b w:val="0"/>
          <w:i/>
          <w:color w:val="auto"/>
          <w:sz w:val="26"/>
          <w:szCs w:val="26"/>
        </w:rPr>
        <w:t>liệu</w:t>
      </w:r>
      <w:proofErr w:type="spellEnd"/>
      <w:r w:rsidR="00415567">
        <w:rPr>
          <w:b w:val="0"/>
          <w:i/>
          <w:color w:val="auto"/>
          <w:sz w:val="26"/>
          <w:szCs w:val="26"/>
        </w:rPr>
        <w:t xml:space="preserve"> ý </w:t>
      </w:r>
      <w:proofErr w:type="spellStart"/>
      <w:r w:rsidR="00415567">
        <w:rPr>
          <w:b w:val="0"/>
          <w:i/>
          <w:color w:val="auto"/>
          <w:sz w:val="26"/>
          <w:szCs w:val="26"/>
        </w:rPr>
        <w:t>kiến</w:t>
      </w:r>
      <w:proofErr w:type="spellEnd"/>
      <w:r w:rsidR="00C23F7B" w:rsidRPr="00C23F7B">
        <w:rPr>
          <w:b w:val="0"/>
          <w:i/>
          <w:color w:val="auto"/>
          <w:sz w:val="26"/>
          <w:szCs w:val="26"/>
        </w:rPr>
        <w:t xml:space="preserve"> </w:t>
      </w:r>
      <w:proofErr w:type="spellStart"/>
      <w:r w:rsidR="00C23F7B" w:rsidRPr="00C23F7B">
        <w:rPr>
          <w:b w:val="0"/>
          <w:i/>
          <w:color w:val="auto"/>
          <w:sz w:val="26"/>
          <w:szCs w:val="26"/>
        </w:rPr>
        <w:t>đánh</w:t>
      </w:r>
      <w:proofErr w:type="spellEnd"/>
      <w:r w:rsidR="00C23F7B" w:rsidRPr="00C23F7B">
        <w:rPr>
          <w:b w:val="0"/>
          <w:i/>
          <w:color w:val="auto"/>
          <w:sz w:val="26"/>
          <w:szCs w:val="26"/>
        </w:rPr>
        <w:t xml:space="preserve"> </w:t>
      </w:r>
      <w:proofErr w:type="spellStart"/>
      <w:r w:rsidR="00C23F7B" w:rsidRPr="00C23F7B">
        <w:rPr>
          <w:b w:val="0"/>
          <w:i/>
          <w:color w:val="auto"/>
          <w:sz w:val="26"/>
          <w:szCs w:val="26"/>
        </w:rPr>
        <w:t>giá</w:t>
      </w:r>
      <w:proofErr w:type="spellEnd"/>
      <w:r w:rsidR="00C23F7B" w:rsidRPr="00C23F7B">
        <w:rPr>
          <w:b w:val="0"/>
          <w:i/>
          <w:color w:val="auto"/>
          <w:sz w:val="26"/>
          <w:szCs w:val="26"/>
        </w:rPr>
        <w:t>.</w:t>
      </w:r>
      <w:bookmarkEnd w:id="404"/>
    </w:p>
    <w:p w14:paraId="2AA1E0F1" w14:textId="4096AEE3"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w:t>
      </w:r>
      <w:ins w:id="405" w:author="Thơ Lê" w:date="2020-07-30T21:50:00Z">
        <w:r w:rsidR="00D43038" w:rsidRPr="00D43038">
          <w:rPr>
            <w:noProof/>
            <w:sz w:val="26"/>
            <w:szCs w:val="26"/>
            <w:lang w:val="vi-VN"/>
            <w:rPrChange w:id="406" w:author="Thơ Lê" w:date="2020-07-30T21:50:00Z">
              <w:rPr>
                <w:noProof/>
                <w:sz w:val="26"/>
                <w:szCs w:val="26"/>
              </w:rPr>
            </w:rPrChange>
          </w:rPr>
          <w:t xml:space="preserve">chúng </w:t>
        </w:r>
      </w:ins>
      <w:commentRangeStart w:id="407"/>
      <w:r w:rsidRPr="003E6772">
        <w:rPr>
          <w:noProof/>
          <w:sz w:val="26"/>
          <w:szCs w:val="26"/>
          <w:lang w:val="vi-VN"/>
        </w:rPr>
        <w:t xml:space="preserve">tôi </w:t>
      </w:r>
      <w:commentRangeEnd w:id="407"/>
      <w:r w:rsidR="00D43038">
        <w:rPr>
          <w:rStyle w:val="CommentReference"/>
        </w:rPr>
        <w:commentReference w:id="407"/>
      </w:r>
      <w:r w:rsidRPr="003E6772">
        <w:rPr>
          <w:noProof/>
          <w:sz w:val="26"/>
          <w:szCs w:val="26"/>
          <w:lang w:val="vi-VN"/>
        </w:rPr>
        <w:t xml:space="preserve">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w:t>
      </w:r>
      <w:commentRangeStart w:id="408"/>
      <w:r w:rsidR="00225313" w:rsidRPr="003E6772">
        <w:rPr>
          <w:noProof/>
          <w:sz w:val="26"/>
          <w:szCs w:val="26"/>
          <w:lang w:val="vi-VN"/>
        </w:rPr>
        <w:t>Tp.HCM</w:t>
      </w:r>
      <w:commentRangeEnd w:id="408"/>
      <w:r w:rsidR="001D5562">
        <w:rPr>
          <w:rStyle w:val="CommentReference"/>
        </w:rPr>
        <w:commentReference w:id="408"/>
      </w:r>
      <w:r w:rsidR="00225313" w:rsidRPr="003E6772">
        <w:rPr>
          <w:noProof/>
          <w:sz w:val="26"/>
          <w:szCs w:val="26"/>
          <w:lang w:val="vi-VN"/>
        </w:rPr>
        <w:t xml:space="preserve">. </w:t>
      </w:r>
    </w:p>
    <w:p w14:paraId="1F3F39F2" w14:textId="77777777"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14:paraId="579EBBD3" w14:textId="77777777"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lastRenderedPageBreak/>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14:paraId="7F986F5B" w14:textId="77777777"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14:paraId="15F4F0DE" w14:textId="77777777"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14:paraId="70C94365" w14:textId="77777777"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14:paraId="742B7638" w14:textId="77777777"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14:paraId="42633E5A" w14:textId="2CB840D4"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w:t>
      </w:r>
      <w:ins w:id="409" w:author="Thơ Lê" w:date="2020-07-30T21:51:00Z">
        <w:r w:rsidR="00F03924" w:rsidRPr="00F03924">
          <w:rPr>
            <w:noProof/>
            <w:sz w:val="26"/>
            <w:szCs w:val="26"/>
            <w:lang w:val="vi-VN"/>
            <w:rPrChange w:id="410" w:author="Thơ Lê" w:date="2020-07-30T21:51:00Z">
              <w:rPr>
                <w:noProof/>
                <w:sz w:val="26"/>
                <w:szCs w:val="26"/>
              </w:rPr>
            </w:rPrChange>
          </w:rPr>
          <w:t xml:space="preserve">chúng </w:t>
        </w:r>
      </w:ins>
      <w:r w:rsidR="000E0ADF" w:rsidRPr="003E6772">
        <w:rPr>
          <w:noProof/>
          <w:sz w:val="26"/>
          <w:szCs w:val="26"/>
          <w:lang w:val="vi-VN"/>
        </w:rPr>
        <w:t>tôi đã chọn ra được 1</w:t>
      </w:r>
      <w:ins w:id="411" w:author="Thơ Lê" w:date="2020-07-30T21:51:00Z">
        <w:r w:rsidR="00F03924" w:rsidRPr="00F03924">
          <w:rPr>
            <w:noProof/>
            <w:sz w:val="26"/>
            <w:szCs w:val="26"/>
            <w:lang w:val="vi-VN"/>
            <w:rPrChange w:id="412" w:author="Thơ Lê" w:date="2020-07-30T21:51:00Z">
              <w:rPr>
                <w:noProof/>
                <w:sz w:val="26"/>
                <w:szCs w:val="26"/>
              </w:rPr>
            </w:rPrChange>
          </w:rPr>
          <w:t>.</w:t>
        </w:r>
      </w:ins>
      <w:r w:rsidR="003462B7" w:rsidRPr="003E6772">
        <w:rPr>
          <w:noProof/>
          <w:sz w:val="26"/>
          <w:szCs w:val="26"/>
          <w:lang w:val="vi-VN"/>
        </w:rPr>
        <w:t>0</w:t>
      </w:r>
      <w:r w:rsidRPr="003E6772">
        <w:rPr>
          <w:noProof/>
          <w:sz w:val="26"/>
          <w:szCs w:val="26"/>
          <w:lang w:val="vi-VN"/>
        </w:rPr>
        <w:t xml:space="preserve">00 </w:t>
      </w:r>
      <w:ins w:id="413" w:author="Thơ Lê" w:date="2020-07-30T21:51:00Z">
        <w:r w:rsidR="00F03924" w:rsidRPr="00F03924">
          <w:rPr>
            <w:noProof/>
            <w:sz w:val="26"/>
            <w:szCs w:val="26"/>
            <w:lang w:val="vi-VN"/>
            <w:rPrChange w:id="414" w:author="Thơ Lê" w:date="2020-07-30T21:51:00Z">
              <w:rPr>
                <w:noProof/>
                <w:sz w:val="26"/>
                <w:szCs w:val="26"/>
              </w:rPr>
            </w:rPrChange>
          </w:rPr>
          <w:t xml:space="preserve">câu </w:t>
        </w:r>
      </w:ins>
      <w:r w:rsidRPr="003E6772">
        <w:rPr>
          <w:noProof/>
          <w:sz w:val="26"/>
          <w:szCs w:val="26"/>
          <w:lang w:val="vi-VN"/>
        </w:rPr>
        <w:t>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 xml:space="preserve">thủ công </w:t>
      </w:r>
      <w:del w:id="415" w:author="Thơ Lê" w:date="2020-07-30T21:51:00Z">
        <w:r w:rsidR="003B72B8" w:rsidRPr="003E6772" w:rsidDel="008B59CF">
          <w:rPr>
            <w:noProof/>
            <w:sz w:val="26"/>
            <w:szCs w:val="26"/>
            <w:lang w:val="vi-VN"/>
          </w:rPr>
          <w:delText>vào 2</w:delText>
        </w:r>
      </w:del>
      <w:ins w:id="416" w:author="Thơ Lê" w:date="2020-07-30T21:52:00Z">
        <w:r w:rsidR="008B59CF" w:rsidRPr="008B59CF">
          <w:rPr>
            <w:noProof/>
            <w:sz w:val="26"/>
            <w:szCs w:val="26"/>
            <w:lang w:val="vi-VN"/>
            <w:rPrChange w:id="417" w:author="Thơ Lê" w:date="2020-07-30T21:52:00Z">
              <w:rPr>
                <w:noProof/>
                <w:sz w:val="26"/>
                <w:szCs w:val="26"/>
              </w:rPr>
            </w:rPrChange>
          </w:rPr>
          <w:t>thành ha</w:t>
        </w:r>
        <w:r w:rsidR="008B59CF" w:rsidRPr="00B91CF3">
          <w:rPr>
            <w:noProof/>
            <w:sz w:val="26"/>
            <w:szCs w:val="26"/>
            <w:lang w:val="vi-VN"/>
            <w:rPrChange w:id="418" w:author="Thơ Lê" w:date="2020-07-30T21:52:00Z">
              <w:rPr>
                <w:noProof/>
                <w:sz w:val="26"/>
                <w:szCs w:val="26"/>
              </w:rPr>
            </w:rPrChange>
          </w:rPr>
          <w:t>i</w:t>
        </w:r>
      </w:ins>
      <w:r w:rsidR="003B72B8" w:rsidRPr="003E6772">
        <w:rPr>
          <w:noProof/>
          <w:sz w:val="26"/>
          <w:szCs w:val="26"/>
          <w:lang w:val="vi-VN"/>
        </w:rPr>
        <w:t xml:space="preserve">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14:paraId="745BCDD8" w14:textId="77777777"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419" w:name="_Toc45630138"/>
      <w:r w:rsidRPr="003E6772">
        <w:rPr>
          <w:rFonts w:ascii="Times New Roman" w:hAnsi="Times New Roman"/>
          <w:i w:val="0"/>
          <w:noProof/>
          <w:lang w:val="vi-VN"/>
        </w:rPr>
        <w:t>Quy trình thực hiện</w:t>
      </w:r>
      <w:bookmarkEnd w:id="419"/>
    </w:p>
    <w:p w14:paraId="00F4DECB" w14:textId="77777777"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420" w:name="_Toc45630139"/>
      <w:r w:rsidRPr="003E6772">
        <w:rPr>
          <w:i/>
          <w:noProof/>
          <w:sz w:val="28"/>
          <w:szCs w:val="28"/>
          <w:lang w:val="vi-VN"/>
        </w:rPr>
        <w:t>Tiền xử lý văn bản</w:t>
      </w:r>
      <w:bookmarkEnd w:id="420"/>
    </w:p>
    <w:p w14:paraId="4D13C705" w14:textId="77777777"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14:paraId="0AC6EA48" w14:textId="77777777"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14:paraId="0C167479" w14:textId="77777777"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14:paraId="547EEECB" w14:textId="77777777"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14:paraId="249BBB5D" w14:textId="77777777"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14:paraId="056F9B8E" w14:textId="77777777"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14:paraId="25AF55FA" w14:textId="77777777"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14:paraId="528224EC" w14:textId="77777777"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lastRenderedPageBreak/>
        <w:t>Tùy thuộc vào tính chất tập dữ liệu mà các bước trên có thể bị lượt bỏ để rút ngắn thời gian xử lý.</w:t>
      </w:r>
    </w:p>
    <w:p w14:paraId="65CF480D" w14:textId="77777777" w:rsidR="003F7C69" w:rsidRPr="003E6772" w:rsidRDefault="003F7C69" w:rsidP="004D1DFC">
      <w:pPr>
        <w:spacing w:before="120" w:line="360" w:lineRule="auto"/>
        <w:jc w:val="both"/>
        <w:rPr>
          <w:noProof/>
          <w:sz w:val="26"/>
          <w:szCs w:val="26"/>
          <w:lang w:val="vi-VN"/>
        </w:rPr>
      </w:pPr>
      <w:commentRangeStart w:id="421"/>
      <w:r w:rsidRPr="003E6772">
        <w:rPr>
          <w:noProof/>
          <w:sz w:val="26"/>
          <w:szCs w:val="26"/>
        </w:rPr>
        <w:drawing>
          <wp:inline distT="0" distB="0" distL="0" distR="0" wp14:anchorId="610D702F" wp14:editId="5B95A924">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commentRangeEnd w:id="421"/>
      <w:r w:rsidR="00B91CF3">
        <w:rPr>
          <w:rStyle w:val="CommentReference"/>
        </w:rPr>
        <w:commentReference w:id="421"/>
      </w:r>
    </w:p>
    <w:p w14:paraId="5C0BFE27" w14:textId="77777777" w:rsidR="003F7C69" w:rsidRPr="003E6772" w:rsidRDefault="00054E33" w:rsidP="002A2158">
      <w:pPr>
        <w:pStyle w:val="Caption"/>
        <w:spacing w:before="120" w:after="0" w:line="360" w:lineRule="auto"/>
        <w:jc w:val="center"/>
        <w:rPr>
          <w:noProof/>
          <w:sz w:val="26"/>
          <w:szCs w:val="26"/>
          <w:lang w:val="vi-VN"/>
        </w:rPr>
      </w:pPr>
      <w:bookmarkStart w:id="422" w:name="_Toc45471701"/>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422"/>
    </w:p>
    <w:p w14:paraId="5321F96E" w14:textId="539B831C"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 xml:space="preserve">mục đích bước này là loại bỏ </w:t>
      </w:r>
      <w:del w:id="423" w:author="Thơ Lê" w:date="2020-07-30T22:08:00Z">
        <w:r w:rsidRPr="003E6772" w:rsidDel="00BF2D2D">
          <w:rPr>
            <w:noProof/>
            <w:sz w:val="26"/>
            <w:szCs w:val="26"/>
            <w:lang w:val="vi-VN"/>
          </w:rPr>
          <w:delText>“noise”</w:delText>
        </w:r>
      </w:del>
      <w:ins w:id="424" w:author="Thơ Lê" w:date="2020-07-30T22:08:00Z">
        <w:r w:rsidR="00BF2D2D" w:rsidRPr="00BF2D2D">
          <w:rPr>
            <w:noProof/>
            <w:sz w:val="26"/>
            <w:szCs w:val="26"/>
            <w:lang w:val="vi-VN"/>
            <w:rPrChange w:id="425" w:author="Thơ Lê" w:date="2020-07-30T22:08:00Z">
              <w:rPr>
                <w:noProof/>
                <w:sz w:val="26"/>
                <w:szCs w:val="26"/>
              </w:rPr>
            </w:rPrChange>
          </w:rPr>
          <w:t>nhiễu</w:t>
        </w:r>
      </w:ins>
      <w:r w:rsidRPr="003E6772">
        <w:rPr>
          <w:noProof/>
          <w:sz w:val="26"/>
          <w:szCs w:val="26"/>
          <w:lang w:val="vi-VN"/>
        </w:rPr>
        <w:t xml:space="preserve"> trong dữ liệu. Đa phần dữ liệu </w:t>
      </w:r>
      <w:del w:id="426" w:author="Thơ Lê" w:date="2020-07-30T22:08:00Z">
        <w:r w:rsidRPr="003E6772" w:rsidDel="001E3B36">
          <w:rPr>
            <w:noProof/>
            <w:sz w:val="26"/>
            <w:szCs w:val="26"/>
            <w:lang w:val="vi-VN"/>
          </w:rPr>
          <w:delText xml:space="preserve">noise </w:delText>
        </w:r>
      </w:del>
      <w:ins w:id="427" w:author="Thơ Lê" w:date="2020-07-30T22:08:00Z">
        <w:r w:rsidR="001E3B36" w:rsidRPr="001E3B36">
          <w:rPr>
            <w:noProof/>
            <w:sz w:val="26"/>
            <w:szCs w:val="26"/>
            <w:lang w:val="vi-VN"/>
            <w:rPrChange w:id="428" w:author="Thơ Lê" w:date="2020-07-30T22:08:00Z">
              <w:rPr>
                <w:noProof/>
                <w:sz w:val="26"/>
                <w:szCs w:val="26"/>
              </w:rPr>
            </w:rPrChange>
          </w:rPr>
          <w:t xml:space="preserve">nhiễu </w:t>
        </w:r>
      </w:ins>
      <w:r w:rsidRPr="003E6772">
        <w:rPr>
          <w:noProof/>
          <w:sz w:val="26"/>
          <w:szCs w:val="26"/>
          <w:lang w:val="vi-VN"/>
        </w:rPr>
        <w:t>là dữ liệu chứa các thẻ HTML</w:t>
      </w:r>
      <w:del w:id="429" w:author="Thơ Lê" w:date="2020-07-30T22:08:00Z">
        <w:r w:rsidRPr="003E6772" w:rsidDel="004E0743">
          <w:rPr>
            <w:noProof/>
            <w:sz w:val="26"/>
            <w:szCs w:val="26"/>
            <w:lang w:val="vi-VN"/>
          </w:rPr>
          <w:delText xml:space="preserve">, </w:delText>
        </w:r>
      </w:del>
      <w:ins w:id="430" w:author="Thơ Lê" w:date="2020-07-30T22:08:00Z">
        <w:r w:rsidR="004E0743" w:rsidRPr="004E0743">
          <w:rPr>
            <w:noProof/>
            <w:sz w:val="26"/>
            <w:szCs w:val="26"/>
            <w:lang w:val="vi-VN"/>
            <w:rPrChange w:id="431" w:author="Thơ Lê" w:date="2020-07-30T22:08:00Z">
              <w:rPr>
                <w:noProof/>
                <w:sz w:val="26"/>
                <w:szCs w:val="26"/>
              </w:rPr>
            </w:rPrChange>
          </w:rPr>
          <w:t xml:space="preserve"> v</w:t>
        </w:r>
        <w:r w:rsidR="004E0743" w:rsidRPr="00DB311A">
          <w:rPr>
            <w:noProof/>
            <w:sz w:val="26"/>
            <w:szCs w:val="26"/>
            <w:lang w:val="vi-VN"/>
            <w:rPrChange w:id="432" w:author="Thơ Lê" w:date="2020-07-30T22:08:00Z">
              <w:rPr>
                <w:noProof/>
                <w:sz w:val="26"/>
                <w:szCs w:val="26"/>
              </w:rPr>
            </w:rPrChange>
          </w:rPr>
          <w:t>à</w:t>
        </w:r>
        <w:r w:rsidR="004E0743" w:rsidRPr="003E6772">
          <w:rPr>
            <w:noProof/>
            <w:sz w:val="26"/>
            <w:szCs w:val="26"/>
            <w:lang w:val="vi-VN"/>
          </w:rPr>
          <w:t xml:space="preserve"> </w:t>
        </w:r>
      </w:ins>
      <w:r w:rsidRPr="003E6772">
        <w:rPr>
          <w:noProof/>
          <w:sz w:val="26"/>
          <w:szCs w:val="26"/>
          <w:lang w:val="vi-VN"/>
        </w:rPr>
        <w:t>JavaScript. Ví dụ câu “Lập trình &lt;b&gt;NLP&lt;/b&gt;” sau khi làm sạch sẽ thu được câu “Lập trình NLP”.</w:t>
      </w:r>
    </w:p>
    <w:p w14:paraId="596AD3F1" w14:textId="77777777"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trong câu “Giảng viên dạy tốt” nếu tách thành 4 từ độc lập thì từ “Giảng” và “viên” sẽ mang ý nghĩa riêng biệt nhau so với khi chúng đứng cùng nhau trong từ “Giảng viên”.</w:t>
      </w:r>
    </w:p>
    <w:p w14:paraId="72519C5D" w14:textId="77777777"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14:paraId="3FE8977E" w14:textId="52CF6CED"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Loại bỏ </w:t>
      </w:r>
      <w:ins w:id="433" w:author="Thơ Lê" w:date="2020-07-30T22:08:00Z">
        <w:r w:rsidR="002329DA" w:rsidRPr="002329DA">
          <w:rPr>
            <w:b/>
            <w:noProof/>
            <w:sz w:val="26"/>
            <w:szCs w:val="26"/>
            <w:lang w:val="vi-VN"/>
            <w:rPrChange w:id="434" w:author="Thơ Lê" w:date="2020-07-30T22:08:00Z">
              <w:rPr>
                <w:b/>
                <w:noProof/>
                <w:sz w:val="26"/>
                <w:szCs w:val="26"/>
              </w:rPr>
            </w:rPrChange>
          </w:rPr>
          <w:t xml:space="preserve">hư từ </w:t>
        </w:r>
      </w:ins>
      <w:del w:id="435" w:author="Thơ Lê" w:date="2020-07-30T22:09:00Z">
        <w:r w:rsidRPr="003E6772" w:rsidDel="002329DA">
          <w:rPr>
            <w:b/>
            <w:noProof/>
            <w:sz w:val="26"/>
            <w:szCs w:val="26"/>
            <w:lang w:val="vi-VN"/>
          </w:rPr>
          <w:delText>Stopwords</w:delText>
        </w:r>
      </w:del>
      <w:ins w:id="436" w:author="Thơ Lê" w:date="2020-07-30T22:09:00Z">
        <w:r w:rsidR="002329DA" w:rsidRPr="002329DA">
          <w:rPr>
            <w:b/>
            <w:noProof/>
            <w:sz w:val="26"/>
            <w:szCs w:val="26"/>
            <w:lang w:val="vi-VN"/>
            <w:rPrChange w:id="437" w:author="Thơ Lê" w:date="2020-07-30T22:09:00Z">
              <w:rPr>
                <w:b/>
                <w:noProof/>
                <w:sz w:val="26"/>
                <w:szCs w:val="26"/>
              </w:rPr>
            </w:rPrChange>
          </w:rPr>
          <w:t>(s</w:t>
        </w:r>
        <w:r w:rsidR="002329DA" w:rsidRPr="003E6772">
          <w:rPr>
            <w:b/>
            <w:noProof/>
            <w:sz w:val="26"/>
            <w:szCs w:val="26"/>
            <w:lang w:val="vi-VN"/>
          </w:rPr>
          <w:t>topwords</w:t>
        </w:r>
        <w:r w:rsidR="002329DA" w:rsidRPr="002F4684">
          <w:rPr>
            <w:b/>
            <w:noProof/>
            <w:sz w:val="26"/>
            <w:szCs w:val="26"/>
            <w:lang w:val="vi-VN"/>
            <w:rPrChange w:id="438" w:author="Thơ Lê" w:date="2020-07-30T22:09:00Z">
              <w:rPr>
                <w:b/>
                <w:noProof/>
                <w:sz w:val="26"/>
                <w:szCs w:val="26"/>
              </w:rPr>
            </w:rPrChange>
          </w:rPr>
          <w:t>)</w:t>
        </w:r>
      </w:ins>
      <w:r w:rsidRPr="003E6772">
        <w:rPr>
          <w:b/>
          <w:noProof/>
          <w:sz w:val="26"/>
          <w:szCs w:val="26"/>
          <w:lang w:val="vi-VN"/>
        </w:rPr>
        <w:t>:</w:t>
      </w:r>
      <w:r w:rsidRPr="003E6772">
        <w:rPr>
          <w:noProof/>
          <w:sz w:val="26"/>
          <w:szCs w:val="26"/>
          <w:lang w:val="vi-VN"/>
        </w:rPr>
        <w:t xml:space="preserve"> là loại bỏ những từ xuất hiện nhiều trong ngôn ngữ tự nhiên, tuy nhiên lại không mang nhiều ý nghĩa. </w:t>
      </w:r>
      <w:del w:id="439" w:author="Thơ Lê" w:date="2020-07-30T22:09:00Z">
        <w:r w:rsidRPr="003E6772" w:rsidDel="002F4684">
          <w:rPr>
            <w:noProof/>
            <w:sz w:val="26"/>
            <w:szCs w:val="26"/>
            <w:lang w:val="vi-VN"/>
          </w:rPr>
          <w:delText xml:space="preserve">Ở </w:delText>
        </w:r>
      </w:del>
      <w:ins w:id="440" w:author="Thơ Lê" w:date="2020-07-30T22:09:00Z">
        <w:r w:rsidR="002F4684" w:rsidRPr="002F4684">
          <w:rPr>
            <w:noProof/>
            <w:sz w:val="26"/>
            <w:szCs w:val="26"/>
            <w:lang w:val="vi-VN"/>
            <w:rPrChange w:id="441" w:author="Thơ Lê" w:date="2020-07-30T22:09:00Z">
              <w:rPr>
                <w:noProof/>
                <w:sz w:val="26"/>
                <w:szCs w:val="26"/>
              </w:rPr>
            </w:rPrChange>
          </w:rPr>
          <w:t>Trong</w:t>
        </w:r>
        <w:r w:rsidR="002F4684" w:rsidRPr="003E6772">
          <w:rPr>
            <w:noProof/>
            <w:sz w:val="26"/>
            <w:szCs w:val="26"/>
            <w:lang w:val="vi-VN"/>
          </w:rPr>
          <w:t xml:space="preserve"> </w:t>
        </w:r>
      </w:ins>
      <w:r w:rsidRPr="003E6772">
        <w:rPr>
          <w:noProof/>
          <w:sz w:val="26"/>
          <w:szCs w:val="26"/>
          <w:lang w:val="vi-VN"/>
        </w:rPr>
        <w:t>Tiếng Việt</w:t>
      </w:r>
      <w:ins w:id="442" w:author="Thơ Lê" w:date="2020-07-30T22:09:00Z">
        <w:r w:rsidR="002F4684" w:rsidRPr="002F4684">
          <w:rPr>
            <w:noProof/>
            <w:sz w:val="26"/>
            <w:szCs w:val="26"/>
            <w:lang w:val="vi-VN"/>
            <w:rPrChange w:id="443" w:author="Thơ Lê" w:date="2020-07-30T22:09:00Z">
              <w:rPr>
                <w:noProof/>
                <w:sz w:val="26"/>
                <w:szCs w:val="26"/>
              </w:rPr>
            </w:rPrChange>
          </w:rPr>
          <w:t>,</w:t>
        </w:r>
      </w:ins>
      <w:r w:rsidRPr="003E6772">
        <w:rPr>
          <w:noProof/>
          <w:sz w:val="26"/>
          <w:szCs w:val="26"/>
          <w:lang w:val="vi-VN"/>
        </w:rPr>
        <w:t xml:space="preserve"> </w:t>
      </w:r>
      <w:del w:id="444" w:author="Thơ Lê" w:date="2020-07-30T22:09:00Z">
        <w:r w:rsidRPr="003E6772" w:rsidDel="002F4684">
          <w:rPr>
            <w:noProof/>
            <w:sz w:val="26"/>
            <w:szCs w:val="26"/>
            <w:lang w:val="vi-VN"/>
          </w:rPr>
          <w:delText xml:space="preserve">Stopwords </w:delText>
        </w:r>
      </w:del>
      <w:ins w:id="445" w:author="Thơ Lê" w:date="2020-07-30T22:09:00Z">
        <w:r w:rsidR="002F4684" w:rsidRPr="002F4684">
          <w:rPr>
            <w:noProof/>
            <w:sz w:val="26"/>
            <w:szCs w:val="26"/>
            <w:lang w:val="vi-VN"/>
            <w:rPrChange w:id="446" w:author="Thơ Lê" w:date="2020-07-30T22:09:00Z">
              <w:rPr>
                <w:noProof/>
                <w:sz w:val="26"/>
                <w:szCs w:val="26"/>
              </w:rPr>
            </w:rPrChange>
          </w:rPr>
          <w:t xml:space="preserve">hư từ </w:t>
        </w:r>
      </w:ins>
      <w:r w:rsidRPr="003E6772">
        <w:rPr>
          <w:noProof/>
          <w:sz w:val="26"/>
          <w:szCs w:val="26"/>
          <w:lang w:val="vi-VN"/>
        </w:rPr>
        <w:t>là những từ như: để, là, này, kia,.v.v.</w:t>
      </w:r>
    </w:p>
    <w:p w14:paraId="5908926A" w14:textId="6B1F4CEA"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w:t>
      </w:r>
      <w:del w:id="447" w:author="Thơ Lê" w:date="2020-07-30T22:09:00Z">
        <w:r w:rsidRPr="003E6772" w:rsidDel="0019150A">
          <w:rPr>
            <w:noProof/>
            <w:sz w:val="26"/>
            <w:szCs w:val="26"/>
            <w:lang w:val="vi-VN"/>
          </w:rPr>
          <w:delText xml:space="preserve">ViTokenizer  </w:delText>
        </w:r>
      </w:del>
      <w:ins w:id="448" w:author="Thơ Lê" w:date="2020-07-30T22:09:00Z">
        <w:r w:rsidR="0019150A" w:rsidRPr="003E6772">
          <w:rPr>
            <w:noProof/>
            <w:sz w:val="26"/>
            <w:szCs w:val="26"/>
            <w:lang w:val="vi-VN"/>
          </w:rPr>
          <w:t>V</w:t>
        </w:r>
        <w:r w:rsidR="0019150A" w:rsidRPr="00CE0CF6">
          <w:rPr>
            <w:noProof/>
            <w:sz w:val="26"/>
            <w:szCs w:val="26"/>
            <w:lang w:val="vi-VN"/>
            <w:rPrChange w:id="449" w:author="Thơ Lê" w:date="2020-07-30T22:09:00Z">
              <w:rPr>
                <w:noProof/>
                <w:sz w:val="26"/>
                <w:szCs w:val="26"/>
              </w:rPr>
            </w:rPrChange>
          </w:rPr>
          <w:t>n</w:t>
        </w:r>
        <w:r w:rsidR="0019150A" w:rsidRPr="003E6772">
          <w:rPr>
            <w:noProof/>
            <w:sz w:val="26"/>
            <w:szCs w:val="26"/>
            <w:lang w:val="vi-VN"/>
          </w:rPr>
          <w:t xml:space="preserve">Tokenizer  </w:t>
        </w:r>
      </w:ins>
      <w:r w:rsidRPr="003E6772">
        <w:rPr>
          <w:noProof/>
          <w:sz w:val="26"/>
          <w:szCs w:val="26"/>
          <w:lang w:val="vi-VN"/>
        </w:rPr>
        <w:t xml:space="preserve">được xây dựng và phát triển bởi tác giả </w:t>
      </w:r>
      <w:commentRangeStart w:id="450"/>
      <w:commentRangeStart w:id="451"/>
      <w:r w:rsidRPr="003E6772">
        <w:rPr>
          <w:noProof/>
          <w:sz w:val="26"/>
          <w:szCs w:val="26"/>
          <w:lang w:val="vi-VN"/>
        </w:rPr>
        <w:t>Trần Trung Việt</w:t>
      </w:r>
      <w:commentRangeEnd w:id="450"/>
      <w:commentRangeEnd w:id="451"/>
      <w:r w:rsidR="00DD31C1">
        <w:rPr>
          <w:rStyle w:val="CommentReference"/>
        </w:rPr>
        <w:commentReference w:id="450"/>
      </w:r>
      <w:r w:rsidR="00CE0CF6">
        <w:rPr>
          <w:rStyle w:val="CommentReference"/>
        </w:rPr>
        <w:commentReference w:id="451"/>
      </w:r>
      <w:r w:rsidRPr="003E6772">
        <w:rPr>
          <w:noProof/>
          <w:sz w:val="26"/>
          <w:szCs w:val="26"/>
          <w:lang w:val="vi-VN"/>
        </w:rPr>
        <w: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14:paraId="38E5DDF3" w14:textId="77777777"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lastRenderedPageBreak/>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14:paraId="65808D44" w14:textId="77777777"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452" w:name="_Toc45630140"/>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452"/>
    </w:p>
    <w:p w14:paraId="0FB84951" w14:textId="77777777"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14:paraId="2BE15336" w14:textId="77777777"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14:paraId="7E420D97" w14:textId="77777777"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w:t>
      </w:r>
      <w:commentRangeStart w:id="453"/>
      <w:r w:rsidR="008B129A" w:rsidRPr="003E6772">
        <w:rPr>
          <w:noProof/>
          <w:sz w:val="26"/>
          <w:szCs w:val="26"/>
          <w:lang w:val="vi-VN"/>
        </w:rPr>
        <w:t>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w:t>
      </w:r>
      <w:commentRangeEnd w:id="453"/>
      <w:r w:rsidR="000501BC">
        <w:rPr>
          <w:rStyle w:val="CommentReference"/>
        </w:rPr>
        <w:commentReference w:id="453"/>
      </w:r>
      <w:r w:rsidR="008B129A" w:rsidRPr="003E6772">
        <w:rPr>
          <w:noProof/>
          <w:sz w:val="26"/>
          <w:szCs w:val="26"/>
          <w:lang w:val="vi-VN"/>
        </w:rPr>
        <w:t>.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14:paraId="471044EE" w14:textId="77777777" w:rsidR="008B129A" w:rsidRPr="003E6772" w:rsidRDefault="008B129A" w:rsidP="00054E33">
      <w:pPr>
        <w:spacing w:before="120" w:line="360" w:lineRule="auto"/>
        <w:jc w:val="center"/>
        <w:rPr>
          <w:noProof/>
          <w:sz w:val="26"/>
          <w:szCs w:val="26"/>
          <w:lang w:val="vi-VN"/>
        </w:rPr>
      </w:pPr>
      <w:commentRangeStart w:id="454"/>
      <w:r w:rsidRPr="003E6772">
        <w:rPr>
          <w:noProof/>
          <w:sz w:val="26"/>
          <w:szCs w:val="26"/>
        </w:rPr>
        <w:lastRenderedPageBreak/>
        <w:drawing>
          <wp:inline distT="0" distB="0" distL="0" distR="0" wp14:anchorId="1786C3C4" wp14:editId="2810E915">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9">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commentRangeEnd w:id="454"/>
      <w:r w:rsidR="00A55D49">
        <w:rPr>
          <w:rStyle w:val="CommentReference"/>
        </w:rPr>
        <w:commentReference w:id="454"/>
      </w:r>
    </w:p>
    <w:p w14:paraId="563127AA" w14:textId="77777777" w:rsidR="008B129A" w:rsidRPr="003E6772" w:rsidRDefault="000239E7" w:rsidP="000239E7">
      <w:pPr>
        <w:pStyle w:val="Caption"/>
        <w:spacing w:before="120" w:after="0" w:line="360" w:lineRule="auto"/>
        <w:jc w:val="center"/>
        <w:rPr>
          <w:noProof/>
          <w:sz w:val="26"/>
          <w:szCs w:val="26"/>
          <w:lang w:val="vi-VN"/>
        </w:rPr>
      </w:pPr>
      <w:bookmarkStart w:id="455" w:name="_Toc45471702"/>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455"/>
    </w:p>
    <w:p w14:paraId="36CB905B" w14:textId="77777777"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14:paraId="3A6DC69B" w14:textId="77777777"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14:paraId="2068F018" w14:textId="77777777"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14:paraId="74CF7CA4" w14:textId="77777777"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14:paraId="56ED9B0F" w14:textId="77777777"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14:paraId="74627579" w14:textId="5BB88983" w:rsidR="008B129A" w:rsidRPr="003E6772" w:rsidRDefault="00197C15" w:rsidP="000239E7">
      <w:pPr>
        <w:pStyle w:val="ListParagraph"/>
        <w:numPr>
          <w:ilvl w:val="0"/>
          <w:numId w:val="46"/>
        </w:numPr>
        <w:spacing w:before="120"/>
        <w:ind w:left="284" w:firstLine="0"/>
        <w:rPr>
          <w:noProof/>
          <w:szCs w:val="26"/>
          <w:lang w:val="vi-VN"/>
        </w:rPr>
      </w:pPr>
      <w:ins w:id="456" w:author="Thơ Lê" w:date="2020-07-30T22:25:00Z">
        <w:r>
          <w:rPr>
            <w:noProof/>
            <w:szCs w:val="26"/>
          </w:rPr>
          <w:t xml:space="preserve">Số </w:t>
        </w:r>
      </w:ins>
      <w:del w:id="457" w:author="Thơ Lê" w:date="2020-07-30T22:25:00Z">
        <w:r w:rsidR="008B129A" w:rsidRPr="003E6772" w:rsidDel="00197C15">
          <w:rPr>
            <w:noProof/>
            <w:szCs w:val="26"/>
            <w:lang w:val="vi-VN"/>
          </w:rPr>
          <w:delText xml:space="preserve">Lần </w:delText>
        </w:r>
      </w:del>
      <w:ins w:id="458" w:author="Thơ Lê" w:date="2020-07-30T22:25:00Z">
        <w:r>
          <w:rPr>
            <w:noProof/>
            <w:szCs w:val="26"/>
          </w:rPr>
          <w:t>l</w:t>
        </w:r>
        <w:r w:rsidRPr="003E6772">
          <w:rPr>
            <w:noProof/>
            <w:szCs w:val="26"/>
            <w:lang w:val="vi-VN"/>
          </w:rPr>
          <w:t xml:space="preserve">ần </w:t>
        </w:r>
      </w:ins>
      <w:r w:rsidR="008B129A" w:rsidRPr="003E6772">
        <w:rPr>
          <w:noProof/>
          <w:szCs w:val="26"/>
          <w:lang w:val="vi-VN"/>
        </w:rPr>
        <w:t>lặp: 10 (inter)</w:t>
      </w:r>
      <w:r w:rsidR="00054E33" w:rsidRPr="003E6772">
        <w:rPr>
          <w:noProof/>
          <w:szCs w:val="26"/>
          <w:lang w:val="vi-VN"/>
        </w:rPr>
        <w:t>.</w:t>
      </w:r>
    </w:p>
    <w:p w14:paraId="004199CC" w14:textId="77777777"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14:paraId="6FB5DDE1" w14:textId="77777777"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14:paraId="2F0DF87A" w14:textId="77777777"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14:paraId="46022C39" w14:textId="77777777"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14:paraId="5C67609F" w14:textId="77777777" w:rsidR="004167C2" w:rsidRPr="003E6772" w:rsidRDefault="004167C2" w:rsidP="00D67FD7">
      <w:pPr>
        <w:spacing w:before="120" w:line="360" w:lineRule="auto"/>
        <w:jc w:val="center"/>
        <w:rPr>
          <w:noProof/>
          <w:sz w:val="26"/>
          <w:szCs w:val="26"/>
          <w:lang w:val="vi-VN"/>
        </w:rPr>
      </w:pPr>
      <w:commentRangeStart w:id="459"/>
      <w:r w:rsidRPr="003E6772">
        <w:rPr>
          <w:noProof/>
          <w:sz w:val="26"/>
          <w:szCs w:val="26"/>
        </w:rPr>
        <w:drawing>
          <wp:inline distT="0" distB="0" distL="0" distR="0" wp14:anchorId="2BCA8AEB" wp14:editId="14402D5E">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5">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commentRangeEnd w:id="459"/>
      <w:r w:rsidR="00E4732C">
        <w:rPr>
          <w:rStyle w:val="CommentReference"/>
        </w:rPr>
        <w:commentReference w:id="459"/>
      </w:r>
    </w:p>
    <w:p w14:paraId="04F28C68" w14:textId="77777777" w:rsidR="004167C2" w:rsidRPr="003E6772" w:rsidRDefault="001F4D9A" w:rsidP="001F4D9A">
      <w:pPr>
        <w:pStyle w:val="Caption"/>
        <w:spacing w:before="120" w:after="0"/>
        <w:jc w:val="center"/>
        <w:rPr>
          <w:noProof/>
          <w:sz w:val="26"/>
          <w:szCs w:val="26"/>
          <w:lang w:val="vi-VN"/>
        </w:rPr>
      </w:pPr>
      <w:bookmarkStart w:id="460" w:name="_Toc45471703"/>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460"/>
    </w:p>
    <w:p w14:paraId="680120AF" w14:textId="77777777"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14:paraId="0E4FCE8A" w14:textId="77777777"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14:paraId="26B34C5E" w14:textId="77777777"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14:paraId="47856985" w14:textId="77777777"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14:paraId="642DF612" w14:textId="77777777"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14:paraId="5245F9D0" w14:textId="77777777"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14:paraId="618D8244" w14:textId="77777777"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14:paraId="0CCB6584" w14:textId="77777777"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461" w:name="_Toc45630141"/>
      <w:r w:rsidRPr="003E6772">
        <w:rPr>
          <w:i/>
          <w:noProof/>
          <w:sz w:val="28"/>
          <w:szCs w:val="28"/>
          <w:lang w:val="vi-VN"/>
        </w:rPr>
        <w:t>Phân lớp cảm xúc</w:t>
      </w:r>
      <w:bookmarkEnd w:id="461"/>
    </w:p>
    <w:p w14:paraId="72022143" w14:textId="77777777"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14:paraId="56C2FCE7" w14:textId="77777777"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14:paraId="116D039C" w14:textId="77777777"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14:paraId="1E303B69" w14:textId="77777777" w:rsidR="000832C1" w:rsidRPr="003E6772" w:rsidRDefault="00AC2618"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14:paraId="3B63E66A" w14:textId="77777777"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14:paraId="028B3DFD" w14:textId="77777777"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14:paraId="32D5BF58" w14:textId="77777777"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14:paraId="4D1A61CC" w14:textId="77777777"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14:paraId="08269CE4" w14:textId="77777777"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14:paraId="4C5D78C5" w14:textId="77777777"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14:paraId="38EF0245" w14:textId="77777777"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14:paraId="4436EFB3" w14:textId="77777777" w:rsidR="00A22DCC" w:rsidRPr="003E6772" w:rsidRDefault="00D151DE" w:rsidP="004B7BEA">
      <w:pPr>
        <w:pStyle w:val="Heading1"/>
        <w:jc w:val="center"/>
        <w:rPr>
          <w:b w:val="0"/>
          <w:noProof/>
          <w:sz w:val="26"/>
          <w:szCs w:val="26"/>
          <w:lang w:val="vi-VN"/>
        </w:rPr>
      </w:pPr>
      <w:bookmarkStart w:id="462" w:name="_Toc45630142"/>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462"/>
    </w:p>
    <w:p w14:paraId="0A968FAE" w14:textId="77777777"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463" w:name="_Toc45630143"/>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463"/>
    </w:p>
    <w:p w14:paraId="4D12BE08" w14:textId="77777777" w:rsidR="00255919" w:rsidRPr="003E6772" w:rsidRDefault="004406DE" w:rsidP="003D0DF2">
      <w:pPr>
        <w:pStyle w:val="ListParagraph"/>
        <w:numPr>
          <w:ilvl w:val="0"/>
          <w:numId w:val="51"/>
        </w:numPr>
        <w:spacing w:before="120"/>
        <w:ind w:firstLine="0"/>
        <w:outlineLvl w:val="2"/>
        <w:rPr>
          <w:b/>
          <w:i/>
          <w:noProof/>
          <w:lang w:val="vi-VN"/>
        </w:rPr>
      </w:pPr>
      <w:bookmarkStart w:id="464" w:name="_Toc45630144"/>
      <w:r w:rsidRPr="003E6772">
        <w:rPr>
          <w:b/>
          <w:i/>
          <w:noProof/>
          <w:lang w:val="vi-VN"/>
        </w:rPr>
        <w:t>Môi trường thực nghiệm</w:t>
      </w:r>
      <w:bookmarkEnd w:id="464"/>
    </w:p>
    <w:p w14:paraId="63111F1B" w14:textId="77777777"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14:paraId="22E345B9" w14:textId="77777777" w:rsidR="004406DE" w:rsidRPr="003E6772" w:rsidRDefault="004406DE" w:rsidP="003D0DF2">
      <w:pPr>
        <w:pStyle w:val="ListParagraph"/>
        <w:numPr>
          <w:ilvl w:val="0"/>
          <w:numId w:val="51"/>
        </w:numPr>
        <w:spacing w:before="120"/>
        <w:ind w:firstLine="0"/>
        <w:outlineLvl w:val="2"/>
        <w:rPr>
          <w:b/>
          <w:i/>
          <w:noProof/>
          <w:lang w:val="vi-VN"/>
        </w:rPr>
      </w:pPr>
      <w:bookmarkStart w:id="465" w:name="_Toc45630145"/>
      <w:r w:rsidRPr="003E6772">
        <w:rPr>
          <w:b/>
          <w:i/>
          <w:noProof/>
          <w:lang w:val="vi-VN"/>
        </w:rPr>
        <w:t>Công cụ sử dụng</w:t>
      </w:r>
      <w:bookmarkEnd w:id="465"/>
    </w:p>
    <w:p w14:paraId="03F687CD" w14:textId="77777777"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14:paraId="23C482CA" w14:textId="77777777"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14:paraId="44DA4584" w14:textId="77777777" w:rsidR="00DC3DC8" w:rsidRPr="003E6772" w:rsidRDefault="00DC3DC8" w:rsidP="003D0DF2">
      <w:pPr>
        <w:spacing w:before="120" w:line="360" w:lineRule="auto"/>
        <w:jc w:val="center"/>
        <w:rPr>
          <w:noProof/>
          <w:sz w:val="26"/>
          <w:szCs w:val="26"/>
          <w:lang w:val="vi-VN"/>
        </w:rPr>
      </w:pPr>
      <w:commentRangeStart w:id="466"/>
      <w:r w:rsidRPr="003E6772">
        <w:rPr>
          <w:noProof/>
          <w:sz w:val="26"/>
          <w:szCs w:val="26"/>
        </w:rPr>
        <w:drawing>
          <wp:inline distT="0" distB="0" distL="0" distR="0" wp14:anchorId="7D193A5F" wp14:editId="4BE15CCD">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commentRangeEnd w:id="466"/>
      <w:r w:rsidR="0025266A">
        <w:rPr>
          <w:rStyle w:val="CommentReference"/>
        </w:rPr>
        <w:commentReference w:id="466"/>
      </w:r>
    </w:p>
    <w:p w14:paraId="04A9B365" w14:textId="77777777" w:rsidR="00DC3DC8" w:rsidRPr="003E6772" w:rsidRDefault="00FA56C3" w:rsidP="00FA56C3">
      <w:pPr>
        <w:pStyle w:val="Caption"/>
        <w:spacing w:before="120" w:after="0" w:line="360" w:lineRule="auto"/>
        <w:jc w:val="center"/>
        <w:rPr>
          <w:noProof/>
          <w:sz w:val="26"/>
          <w:szCs w:val="26"/>
          <w:lang w:val="vi-VN"/>
        </w:rPr>
      </w:pPr>
      <w:bookmarkStart w:id="467"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467"/>
    </w:p>
    <w:p w14:paraId="7D53E661" w14:textId="77777777"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14:paraId="16BA1C64" w14:textId="77777777" w:rsidR="004406DE" w:rsidRPr="003E6772" w:rsidRDefault="004406DE" w:rsidP="00F16DC4">
      <w:pPr>
        <w:pStyle w:val="ListParagraph"/>
        <w:numPr>
          <w:ilvl w:val="0"/>
          <w:numId w:val="51"/>
        </w:numPr>
        <w:ind w:firstLine="0"/>
        <w:outlineLvl w:val="2"/>
        <w:rPr>
          <w:b/>
          <w:i/>
          <w:noProof/>
          <w:lang w:val="vi-VN"/>
        </w:rPr>
      </w:pPr>
      <w:bookmarkStart w:id="468" w:name="_Toc45630146"/>
      <w:r w:rsidRPr="003E6772">
        <w:rPr>
          <w:b/>
          <w:i/>
          <w:noProof/>
          <w:lang w:val="vi-VN"/>
        </w:rPr>
        <w:t>Dữ liệu thực nghiệm</w:t>
      </w:r>
      <w:bookmarkEnd w:id="468"/>
    </w:p>
    <w:p w14:paraId="7CDFD342" w14:textId="69A741C6"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 xml:space="preserve">trong học kì I năm học 2016-2017 của Trường Đại học Công Nghệ </w:t>
      </w:r>
      <w:r w:rsidR="00D36811" w:rsidRPr="003E6772">
        <w:rPr>
          <w:noProof/>
          <w:sz w:val="26"/>
          <w:szCs w:val="26"/>
          <w:lang w:val="vi-VN"/>
        </w:rPr>
        <w:t>TP.</w:t>
      </w:r>
      <w:ins w:id="469" w:author="Thơ Lê" w:date="2020-07-30T23:13:00Z">
        <w:r w:rsidR="00D36811" w:rsidRPr="00D36811">
          <w:rPr>
            <w:noProof/>
            <w:sz w:val="26"/>
            <w:szCs w:val="26"/>
            <w:lang w:val="vi-VN"/>
            <w:rPrChange w:id="470" w:author="Thơ Lê" w:date="2020-07-30T23:13:00Z">
              <w:rPr>
                <w:noProof/>
                <w:sz w:val="26"/>
                <w:szCs w:val="26"/>
              </w:rPr>
            </w:rPrChange>
          </w:rPr>
          <w:t xml:space="preserve"> </w:t>
        </w:r>
      </w:ins>
      <w:r w:rsidR="00D36811" w:rsidRPr="003E6772">
        <w:rPr>
          <w:noProof/>
          <w:sz w:val="26"/>
          <w:szCs w:val="26"/>
          <w:lang w:val="vi-VN"/>
        </w:rPr>
        <w:t>H</w:t>
      </w:r>
      <w:ins w:id="471" w:author="Thơ Lê" w:date="2020-07-30T23:14:00Z">
        <w:r w:rsidR="00D36811" w:rsidRPr="00387165">
          <w:rPr>
            <w:noProof/>
            <w:sz w:val="26"/>
            <w:szCs w:val="26"/>
            <w:lang w:val="vi-VN"/>
            <w:rPrChange w:id="472" w:author="Thơ Lê" w:date="2020-07-30T23:14:00Z">
              <w:rPr>
                <w:noProof/>
                <w:sz w:val="26"/>
                <w:szCs w:val="26"/>
              </w:rPr>
            </w:rPrChange>
          </w:rPr>
          <w:t xml:space="preserve">ồ </w:t>
        </w:r>
      </w:ins>
      <w:r w:rsidR="00D36811" w:rsidRPr="003E6772">
        <w:rPr>
          <w:noProof/>
          <w:sz w:val="26"/>
          <w:szCs w:val="26"/>
          <w:lang w:val="vi-VN"/>
        </w:rPr>
        <w:t>C</w:t>
      </w:r>
      <w:ins w:id="473" w:author="Thơ Lê" w:date="2020-07-30T23:14:00Z">
        <w:r w:rsidR="00D36811" w:rsidRPr="00387165">
          <w:rPr>
            <w:noProof/>
            <w:sz w:val="26"/>
            <w:szCs w:val="26"/>
            <w:lang w:val="vi-VN"/>
            <w:rPrChange w:id="474" w:author="Thơ Lê" w:date="2020-07-30T23:14:00Z">
              <w:rPr>
                <w:noProof/>
                <w:sz w:val="26"/>
                <w:szCs w:val="26"/>
              </w:rPr>
            </w:rPrChange>
          </w:rPr>
          <w:t xml:space="preserve">hí </w:t>
        </w:r>
      </w:ins>
      <w:r w:rsidR="00D36811" w:rsidRPr="003E6772">
        <w:rPr>
          <w:noProof/>
          <w:sz w:val="26"/>
          <w:szCs w:val="26"/>
          <w:lang w:val="vi-VN"/>
        </w:rPr>
        <w:t>M</w:t>
      </w:r>
      <w:ins w:id="475" w:author="Thơ Lê" w:date="2020-07-30T23:14:00Z">
        <w:r w:rsidR="00D36811" w:rsidRPr="00387165">
          <w:rPr>
            <w:noProof/>
            <w:sz w:val="26"/>
            <w:szCs w:val="26"/>
            <w:lang w:val="vi-VN"/>
            <w:rPrChange w:id="476" w:author="Thơ Lê" w:date="2020-07-30T23:14:00Z">
              <w:rPr>
                <w:noProof/>
                <w:sz w:val="26"/>
                <w:szCs w:val="26"/>
              </w:rPr>
            </w:rPrChange>
          </w:rPr>
          <w:t>inh</w:t>
        </w:r>
      </w:ins>
      <w:r w:rsidR="00961FAF" w:rsidRPr="003E6772">
        <w:rPr>
          <w:noProof/>
          <w:sz w:val="26"/>
          <w:szCs w:val="26"/>
          <w:lang w:val="vi-VN"/>
        </w:rPr>
        <w:t xml:space="preserve">. </w:t>
      </w:r>
      <w:commentRangeStart w:id="477"/>
      <w:r w:rsidR="00961FAF" w:rsidRPr="001C12E3">
        <w:rPr>
          <w:noProof/>
          <w:sz w:val="26"/>
          <w:szCs w:val="26"/>
          <w:highlight w:val="yellow"/>
          <w:lang w:val="vi-VN"/>
          <w:rPrChange w:id="478" w:author="Thơ Lê" w:date="2020-07-30T23:15:00Z">
            <w:rPr>
              <w:noProof/>
              <w:sz w:val="26"/>
              <w:szCs w:val="26"/>
              <w:lang w:val="vi-VN"/>
            </w:rPr>
          </w:rPrChange>
        </w:rPr>
        <w:t>Tập dữ li</w:t>
      </w:r>
      <w:r w:rsidR="00A172D6" w:rsidRPr="001C12E3">
        <w:rPr>
          <w:noProof/>
          <w:sz w:val="26"/>
          <w:szCs w:val="26"/>
          <w:highlight w:val="yellow"/>
          <w:lang w:val="vi-VN"/>
          <w:rPrChange w:id="479" w:author="Thơ Lê" w:date="2020-07-30T23:15:00Z">
            <w:rPr>
              <w:noProof/>
              <w:sz w:val="26"/>
              <w:szCs w:val="26"/>
              <w:lang w:val="vi-VN"/>
            </w:rPr>
          </w:rPrChange>
        </w:rPr>
        <w:t>ệu trích xuất gồm 1</w:t>
      </w:r>
      <w:ins w:id="480" w:author="Thơ Lê" w:date="2020-07-30T23:14:00Z">
        <w:r w:rsidR="00603F2A" w:rsidRPr="001C12E3">
          <w:rPr>
            <w:noProof/>
            <w:sz w:val="26"/>
            <w:szCs w:val="26"/>
            <w:highlight w:val="yellow"/>
            <w:lang w:val="vi-VN"/>
            <w:rPrChange w:id="481" w:author="Thơ Lê" w:date="2020-07-30T23:15:00Z">
              <w:rPr>
                <w:noProof/>
                <w:sz w:val="26"/>
                <w:szCs w:val="26"/>
              </w:rPr>
            </w:rPrChange>
          </w:rPr>
          <w:t>.</w:t>
        </w:r>
      </w:ins>
      <w:r w:rsidR="00A172D6" w:rsidRPr="001C12E3">
        <w:rPr>
          <w:noProof/>
          <w:sz w:val="26"/>
          <w:szCs w:val="26"/>
          <w:highlight w:val="yellow"/>
          <w:lang w:val="vi-VN"/>
          <w:rPrChange w:id="482" w:author="Thơ Lê" w:date="2020-07-30T23:15:00Z">
            <w:rPr>
              <w:noProof/>
              <w:sz w:val="26"/>
              <w:szCs w:val="26"/>
              <w:lang w:val="vi-VN"/>
            </w:rPr>
          </w:rPrChange>
        </w:rPr>
        <w:t>000 dữ liệu, đ</w:t>
      </w:r>
      <w:r w:rsidR="00961FAF" w:rsidRPr="001C12E3">
        <w:rPr>
          <w:noProof/>
          <w:sz w:val="26"/>
          <w:szCs w:val="26"/>
          <w:highlight w:val="yellow"/>
          <w:lang w:val="vi-VN"/>
          <w:rPrChange w:id="483" w:author="Thơ Lê" w:date="2020-07-30T23:15:00Z">
            <w:rPr>
              <w:noProof/>
              <w:sz w:val="26"/>
              <w:szCs w:val="26"/>
              <w:lang w:val="vi-VN"/>
            </w:rPr>
          </w:rPrChange>
        </w:rPr>
        <w:t>ược chia theo tỉ lệ 50:50 tích cực (positive) và tiêu cực (negative).</w:t>
      </w:r>
      <w:commentRangeEnd w:id="477"/>
      <w:r w:rsidR="001C12E3">
        <w:rPr>
          <w:rStyle w:val="CommentReference"/>
        </w:rPr>
        <w:commentReference w:id="477"/>
      </w:r>
    </w:p>
    <w:p w14:paraId="31B88E41" w14:textId="77777777" w:rsidR="00961FAF" w:rsidRPr="003E6772" w:rsidRDefault="00961FAF" w:rsidP="006E51E8">
      <w:pPr>
        <w:spacing w:before="120" w:line="360" w:lineRule="auto"/>
        <w:jc w:val="center"/>
        <w:rPr>
          <w:noProof/>
          <w:sz w:val="26"/>
          <w:szCs w:val="26"/>
          <w:lang w:val="vi-VN"/>
        </w:rPr>
      </w:pPr>
      <w:commentRangeStart w:id="484"/>
      <w:r w:rsidRPr="003E6772">
        <w:rPr>
          <w:noProof/>
          <w:sz w:val="26"/>
          <w:szCs w:val="26"/>
        </w:rPr>
        <w:drawing>
          <wp:inline distT="0" distB="0" distL="0" distR="0" wp14:anchorId="1FB1FBEB" wp14:editId="0A1A18E0">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commentRangeEnd w:id="484"/>
      <w:r w:rsidR="00713353">
        <w:rPr>
          <w:rStyle w:val="CommentReference"/>
        </w:rPr>
        <w:commentReference w:id="484"/>
      </w:r>
    </w:p>
    <w:p w14:paraId="10361015" w14:textId="77777777" w:rsidR="00961FAF" w:rsidRPr="003E6772" w:rsidRDefault="006E51E8" w:rsidP="006E51E8">
      <w:pPr>
        <w:pStyle w:val="Caption"/>
        <w:spacing w:before="120" w:after="0" w:line="360" w:lineRule="auto"/>
        <w:jc w:val="center"/>
        <w:rPr>
          <w:noProof/>
          <w:sz w:val="26"/>
          <w:szCs w:val="26"/>
          <w:lang w:val="vi-VN"/>
        </w:rPr>
      </w:pPr>
      <w:bookmarkStart w:id="485"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485"/>
    </w:p>
    <w:p w14:paraId="0513BF83" w14:textId="77777777"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486" w:name="_Toc45630147"/>
      <w:r w:rsidRPr="003E6772">
        <w:rPr>
          <w:rFonts w:ascii="Times New Roman" w:hAnsi="Times New Roman"/>
          <w:i w:val="0"/>
          <w:noProof/>
          <w:lang w:val="vi-VN"/>
        </w:rPr>
        <w:t>Phương pháp đánh giá</w:t>
      </w:r>
      <w:bookmarkEnd w:id="486"/>
    </w:p>
    <w:p w14:paraId="61A6BBCF" w14:textId="77777777"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14:paraId="547FEF61" w14:textId="77777777"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14:paraId="4B0F4DC1" w14:textId="77777777"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14:paraId="2526C613" w14:textId="77777777"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14:paraId="5B897C06" w14:textId="77777777"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14:paraId="4467EA11" w14:textId="77777777"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14:paraId="618B59A0" w14:textId="77777777"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14:paraId="39FA4BF5" w14:textId="77777777"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14:paraId="5240C102" w14:textId="77777777"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14:paraId="19393CC0" w14:textId="77777777"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Look w:val="04A0" w:firstRow="1" w:lastRow="0" w:firstColumn="1" w:lastColumn="0" w:noHBand="0" w:noVBand="1"/>
      </w:tblPr>
      <w:tblGrid>
        <w:gridCol w:w="2124"/>
        <w:gridCol w:w="3222"/>
        <w:gridCol w:w="2574"/>
      </w:tblGrid>
      <w:tr w:rsidR="0011513D" w:rsidRPr="003E6772" w14:paraId="39B74093" w14:textId="77777777" w:rsidTr="0011513D">
        <w:trPr>
          <w:jc w:val="center"/>
        </w:trPr>
        <w:tc>
          <w:tcPr>
            <w:tcW w:w="2124" w:type="dxa"/>
          </w:tcPr>
          <w:p w14:paraId="43DC4F1E" w14:textId="77777777" w:rsidR="0011513D" w:rsidRPr="003E6772" w:rsidRDefault="0011513D" w:rsidP="005D30E1">
            <w:pPr>
              <w:spacing w:before="120" w:line="360" w:lineRule="auto"/>
              <w:rPr>
                <w:noProof/>
                <w:szCs w:val="26"/>
                <w:lang w:val="vi-VN"/>
              </w:rPr>
            </w:pPr>
            <w:commentRangeStart w:id="487"/>
          </w:p>
        </w:tc>
        <w:tc>
          <w:tcPr>
            <w:tcW w:w="3222" w:type="dxa"/>
          </w:tcPr>
          <w:p w14:paraId="75D402AB" w14:textId="77777777"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14:paraId="617752FB" w14:textId="77777777"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14:paraId="0614C289" w14:textId="77777777" w:rsidTr="0011513D">
        <w:trPr>
          <w:jc w:val="center"/>
        </w:trPr>
        <w:tc>
          <w:tcPr>
            <w:tcW w:w="2124" w:type="dxa"/>
          </w:tcPr>
          <w:p w14:paraId="463515A1" w14:textId="77777777"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14:paraId="7D8B8D3D" w14:textId="77777777"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14:paraId="6DB64F80" w14:textId="77777777"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14:paraId="2C9E555A" w14:textId="77777777" w:rsidTr="0011513D">
        <w:trPr>
          <w:trHeight w:val="234"/>
          <w:jc w:val="center"/>
        </w:trPr>
        <w:tc>
          <w:tcPr>
            <w:tcW w:w="2124" w:type="dxa"/>
          </w:tcPr>
          <w:p w14:paraId="6577BDEF" w14:textId="77777777"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14:paraId="3DBE748F" w14:textId="77777777"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14:paraId="4E8A59A8" w14:textId="77777777" w:rsidR="0011513D" w:rsidRPr="003E6772" w:rsidRDefault="0011513D" w:rsidP="005D30E1">
            <w:pPr>
              <w:spacing w:before="120" w:line="360" w:lineRule="auto"/>
              <w:jc w:val="center"/>
              <w:rPr>
                <w:noProof/>
                <w:szCs w:val="26"/>
                <w:lang w:val="vi-VN"/>
              </w:rPr>
            </w:pPr>
            <w:r w:rsidRPr="003E6772">
              <w:rPr>
                <w:noProof/>
                <w:szCs w:val="26"/>
                <w:lang w:val="vi-VN"/>
              </w:rPr>
              <w:t>TN</w:t>
            </w:r>
            <w:commentRangeEnd w:id="487"/>
            <w:r w:rsidR="00B659B2">
              <w:rPr>
                <w:rStyle w:val="CommentReference"/>
              </w:rPr>
              <w:commentReference w:id="487"/>
            </w:r>
          </w:p>
        </w:tc>
      </w:tr>
    </w:tbl>
    <w:p w14:paraId="513D36EF" w14:textId="77777777" w:rsidR="005D30E1" w:rsidRPr="003E6772" w:rsidRDefault="005D30E1" w:rsidP="005D30E1">
      <w:pPr>
        <w:pStyle w:val="Caption"/>
        <w:spacing w:before="120" w:after="0" w:line="360" w:lineRule="auto"/>
        <w:jc w:val="center"/>
        <w:rPr>
          <w:b w:val="0"/>
          <w:i/>
          <w:noProof/>
          <w:color w:val="auto"/>
          <w:sz w:val="26"/>
          <w:szCs w:val="26"/>
          <w:lang w:val="vi-VN"/>
        </w:rPr>
      </w:pPr>
      <w:bookmarkStart w:id="488"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488"/>
    </w:p>
    <w:p w14:paraId="3471557A" w14:textId="77777777"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14:paraId="7AE8FD50" w14:textId="77777777"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14:paraId="574AD7A7" w14:textId="77777777"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14:paraId="6D400997" w14:textId="77777777"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14:paraId="4CBCE396" w14:textId="77777777"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14:paraId="0573C38B" w14:textId="77777777"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14:paraId="45215B00" w14:textId="77777777"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14:paraId="2BACEEFC" w14:textId="77777777"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14:paraId="2459072D" w14:textId="77777777"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14:paraId="067503B8" w14:textId="77777777" w:rsidR="005E6CE4" w:rsidRPr="003E6772" w:rsidRDefault="00AC2618"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14:paraId="521C706D" w14:textId="77777777"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14:paraId="2811E37C" w14:textId="77777777"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14:paraId="5150D660" w14:textId="77777777"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14:paraId="253D01E9" w14:textId="77777777"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14:paraId="307F03BD" w14:textId="77777777"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489" w:name="_Toc45630148"/>
      <w:r w:rsidRPr="003E6772">
        <w:rPr>
          <w:rFonts w:ascii="Times New Roman" w:hAnsi="Times New Roman"/>
          <w:i w:val="0"/>
          <w:noProof/>
          <w:lang w:val="vi-VN"/>
        </w:rPr>
        <w:t>Xây dựng bộ phân lớp cảm xúc</w:t>
      </w:r>
      <w:bookmarkEnd w:id="489"/>
    </w:p>
    <w:p w14:paraId="13BF3710" w14:textId="77777777"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14:paraId="29B02CA4" w14:textId="77777777"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14:paraId="66AD6286" w14:textId="77777777"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26390D30" wp14:editId="75BBACAC">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2">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14:paraId="24A98B71" w14:textId="77777777" w:rsidR="004A35A0" w:rsidRPr="003E6772" w:rsidRDefault="000D5F6E" w:rsidP="000D5F6E">
      <w:pPr>
        <w:pStyle w:val="Caption"/>
        <w:spacing w:before="120" w:after="0" w:line="360" w:lineRule="auto"/>
        <w:jc w:val="center"/>
        <w:rPr>
          <w:noProof/>
          <w:sz w:val="26"/>
          <w:szCs w:val="26"/>
          <w:lang w:val="vi-VN"/>
        </w:rPr>
      </w:pPr>
      <w:bookmarkStart w:id="490"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490"/>
    </w:p>
    <w:p w14:paraId="175742F3" w14:textId="77777777"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14:paraId="09B0100A" w14:textId="77777777"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14:paraId="4264061B" w14:textId="77777777" w:rsidR="000E7078" w:rsidRPr="003E6772" w:rsidRDefault="000E7078" w:rsidP="000D5F6E">
      <w:pPr>
        <w:spacing w:before="120" w:line="360" w:lineRule="auto"/>
        <w:jc w:val="center"/>
        <w:rPr>
          <w:noProof/>
          <w:szCs w:val="26"/>
          <w:lang w:val="vi-VN"/>
        </w:rPr>
      </w:pPr>
      <w:commentRangeStart w:id="491"/>
      <w:r w:rsidRPr="003E6772">
        <w:rPr>
          <w:noProof/>
          <w:szCs w:val="26"/>
        </w:rPr>
        <w:drawing>
          <wp:inline distT="0" distB="0" distL="0" distR="0" wp14:anchorId="3BDC3234" wp14:editId="097EC824">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3">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commentRangeEnd w:id="491"/>
      <w:r w:rsidR="00AC2618">
        <w:rPr>
          <w:rStyle w:val="CommentReference"/>
        </w:rPr>
        <w:commentReference w:id="491"/>
      </w:r>
    </w:p>
    <w:p w14:paraId="124B15AC" w14:textId="77777777" w:rsidR="000D5F6E" w:rsidRPr="003E6772" w:rsidRDefault="000D5F6E" w:rsidP="000D5F6E">
      <w:pPr>
        <w:pStyle w:val="Caption"/>
        <w:spacing w:before="120" w:after="0" w:line="360" w:lineRule="auto"/>
        <w:jc w:val="center"/>
        <w:rPr>
          <w:b w:val="0"/>
          <w:i/>
          <w:noProof/>
          <w:color w:val="auto"/>
          <w:sz w:val="26"/>
          <w:szCs w:val="26"/>
          <w:lang w:val="vi-VN"/>
        </w:rPr>
      </w:pPr>
      <w:bookmarkStart w:id="492"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492"/>
    </w:p>
    <w:p w14:paraId="658B357C" w14:textId="77777777"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14:paraId="288FB342" w14:textId="77777777"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14:paraId="2BDCC352" w14:textId="77777777"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14:paraId="4F3DDA2F" w14:textId="77777777" w:rsidR="002067D5" w:rsidRPr="003E6772" w:rsidRDefault="00D7048A" w:rsidP="000D5F6E">
      <w:pPr>
        <w:spacing w:before="120"/>
        <w:jc w:val="center"/>
        <w:rPr>
          <w:noProof/>
          <w:szCs w:val="26"/>
          <w:lang w:val="vi-VN"/>
        </w:rPr>
      </w:pPr>
      <w:commentRangeStart w:id="493"/>
      <w:r w:rsidRPr="003E6772">
        <w:rPr>
          <w:noProof/>
          <w:szCs w:val="26"/>
        </w:rPr>
        <w:drawing>
          <wp:inline distT="0" distB="0" distL="0" distR="0" wp14:anchorId="5FD0B8FC" wp14:editId="6555865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4">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commentRangeEnd w:id="493"/>
      <w:r w:rsidR="001125AD">
        <w:rPr>
          <w:rStyle w:val="CommentReference"/>
        </w:rPr>
        <w:commentReference w:id="493"/>
      </w:r>
    </w:p>
    <w:p w14:paraId="12E81C29" w14:textId="77777777" w:rsidR="00D7048A" w:rsidRPr="003E6772" w:rsidRDefault="000D5F6E" w:rsidP="000D5F6E">
      <w:pPr>
        <w:pStyle w:val="Caption"/>
        <w:spacing w:before="120" w:after="0" w:line="360" w:lineRule="auto"/>
        <w:jc w:val="center"/>
        <w:rPr>
          <w:noProof/>
          <w:sz w:val="26"/>
          <w:szCs w:val="26"/>
          <w:lang w:val="vi-VN"/>
        </w:rPr>
      </w:pPr>
      <w:bookmarkStart w:id="494"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494"/>
    </w:p>
    <w:p w14:paraId="6D8D17A0" w14:textId="77777777"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14:paraId="58D040F2" w14:textId="77777777"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14:paraId="48586C70" w14:textId="77777777"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14:paraId="0344ED71" w14:textId="77777777"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14:paraId="0655B8FC" w14:textId="77777777"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495" w:name="_Toc45630149"/>
      <w:r w:rsidRPr="003E6772">
        <w:rPr>
          <w:rFonts w:ascii="Times New Roman" w:hAnsi="Times New Roman"/>
          <w:i w:val="0"/>
          <w:noProof/>
          <w:lang w:val="vi-VN"/>
        </w:rPr>
        <w:t>Kết quả thực nghiệm</w:t>
      </w:r>
      <w:bookmarkEnd w:id="495"/>
    </w:p>
    <w:p w14:paraId="21A6401E" w14:textId="77777777"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14:paraId="01F67B96" w14:textId="77777777"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14:paraId="605AB43D" w14:textId="77777777" w:rsidTr="00F22E68">
        <w:trPr>
          <w:jc w:val="center"/>
        </w:trPr>
        <w:tc>
          <w:tcPr>
            <w:tcW w:w="648" w:type="dxa"/>
            <w:vMerge w:val="restart"/>
          </w:tcPr>
          <w:p w14:paraId="67EFD2AA"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14:paraId="7671A98C"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14:paraId="01825A99"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14:paraId="00DA4114"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14:paraId="4FFF5729"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14:paraId="11BF9C65"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14:paraId="7EDF8769"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14:paraId="1B92A38A" w14:textId="77777777" w:rsidTr="00F22E68">
        <w:trPr>
          <w:jc w:val="center"/>
        </w:trPr>
        <w:tc>
          <w:tcPr>
            <w:tcW w:w="648" w:type="dxa"/>
            <w:vMerge/>
          </w:tcPr>
          <w:p w14:paraId="12C173FC" w14:textId="77777777" w:rsidR="008466F4" w:rsidRPr="003E6772" w:rsidRDefault="008466F4" w:rsidP="00E8184A">
            <w:pPr>
              <w:spacing w:line="360" w:lineRule="auto"/>
              <w:jc w:val="center"/>
              <w:rPr>
                <w:b/>
                <w:noProof/>
                <w:sz w:val="20"/>
                <w:szCs w:val="20"/>
                <w:lang w:val="vi-VN"/>
              </w:rPr>
            </w:pPr>
          </w:p>
        </w:tc>
        <w:tc>
          <w:tcPr>
            <w:tcW w:w="900" w:type="dxa"/>
            <w:vMerge/>
          </w:tcPr>
          <w:p w14:paraId="228B4CA3" w14:textId="77777777" w:rsidR="008466F4" w:rsidRPr="003E6772" w:rsidRDefault="008466F4" w:rsidP="00E8184A">
            <w:pPr>
              <w:spacing w:line="360" w:lineRule="auto"/>
              <w:jc w:val="center"/>
              <w:rPr>
                <w:b/>
                <w:noProof/>
                <w:sz w:val="20"/>
                <w:szCs w:val="20"/>
                <w:lang w:val="vi-VN"/>
              </w:rPr>
            </w:pPr>
          </w:p>
        </w:tc>
        <w:tc>
          <w:tcPr>
            <w:tcW w:w="720" w:type="dxa"/>
          </w:tcPr>
          <w:p w14:paraId="5507C4A2"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14:paraId="260F5644"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14:paraId="356D3942"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14:paraId="3A3A688D"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14:paraId="6DC9BF50"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14:paraId="6FBD54F3" w14:textId="77777777"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14:paraId="4D70D5E7" w14:textId="77777777"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14:paraId="7CCAE0D9" w14:textId="77777777"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14:paraId="0E20CE2F" w14:textId="77777777" w:rsidR="008466F4" w:rsidRPr="003E6772" w:rsidRDefault="008466F4" w:rsidP="00E8184A">
            <w:pPr>
              <w:spacing w:line="360" w:lineRule="auto"/>
              <w:jc w:val="center"/>
              <w:rPr>
                <w:b/>
                <w:noProof/>
                <w:sz w:val="20"/>
                <w:szCs w:val="20"/>
                <w:lang w:val="vi-VN"/>
              </w:rPr>
            </w:pPr>
          </w:p>
        </w:tc>
      </w:tr>
      <w:tr w:rsidR="00F22E68" w:rsidRPr="003E6772" w14:paraId="59DB339D" w14:textId="77777777" w:rsidTr="00F22E68">
        <w:trPr>
          <w:jc w:val="center"/>
        </w:trPr>
        <w:tc>
          <w:tcPr>
            <w:tcW w:w="648" w:type="dxa"/>
          </w:tcPr>
          <w:p w14:paraId="63989D07"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14:paraId="70CD02B6"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03EDF2E9"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14:paraId="5A8C929C"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14:paraId="5DE14CD4"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14:paraId="274D38E9"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14:paraId="588CF897"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14:paraId="3329B0AB"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14:paraId="616B549B"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6D9998E5" w14:textId="77777777"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14:paraId="388B7A2F"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14:paraId="3EE8FEDB" w14:textId="77777777" w:rsidTr="00F22E68">
        <w:trPr>
          <w:jc w:val="center"/>
        </w:trPr>
        <w:tc>
          <w:tcPr>
            <w:tcW w:w="648" w:type="dxa"/>
          </w:tcPr>
          <w:p w14:paraId="4958065F"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14:paraId="50F93969"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041C554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14:paraId="4DFF458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551A23C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66DA7E4D"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14:paraId="672C2BF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14:paraId="24A03E7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14:paraId="3289F004"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14:paraId="70C9A28A"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14:paraId="026D8737"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14:paraId="50A26E17" w14:textId="77777777" w:rsidTr="00F22E68">
        <w:trPr>
          <w:jc w:val="center"/>
        </w:trPr>
        <w:tc>
          <w:tcPr>
            <w:tcW w:w="648" w:type="dxa"/>
          </w:tcPr>
          <w:p w14:paraId="0B85E20B"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14:paraId="2A3D793E"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136110AC" w14:textId="77777777"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14:paraId="0DC96576"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14:paraId="0246249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14:paraId="57F60AE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150CD7D3"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14:paraId="28C081F6"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14:paraId="7C4678B4"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14:paraId="36919664"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14:paraId="0A433DB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14:paraId="5C57B6C7" w14:textId="77777777" w:rsidTr="00F22E68">
        <w:trPr>
          <w:jc w:val="center"/>
        </w:trPr>
        <w:tc>
          <w:tcPr>
            <w:tcW w:w="648" w:type="dxa"/>
          </w:tcPr>
          <w:p w14:paraId="02664A71"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14:paraId="29427B9D"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768CF01B"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14:paraId="17E423E3"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14:paraId="26417A7B"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14:paraId="3904914F"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14:paraId="7F47484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14:paraId="6CABED88"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1AC4676E"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14:paraId="7BC0A586"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289AF939"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14:paraId="0284F5C0" w14:textId="77777777" w:rsidTr="00F22E68">
        <w:trPr>
          <w:jc w:val="center"/>
        </w:trPr>
        <w:tc>
          <w:tcPr>
            <w:tcW w:w="648" w:type="dxa"/>
          </w:tcPr>
          <w:p w14:paraId="2C0BDD8A"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14:paraId="5E3ECA87"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29EC7D4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14:paraId="708DE2C7"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14:paraId="0E41E707"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14:paraId="1148BF67"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14:paraId="2EE38D5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14:paraId="6AB1070F"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14:paraId="2468B1DA"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5F7BC52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2A470B30" w14:textId="77777777"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14:paraId="5D537D8A" w14:textId="77777777" w:rsidTr="00F22E68">
        <w:trPr>
          <w:jc w:val="center"/>
        </w:trPr>
        <w:tc>
          <w:tcPr>
            <w:tcW w:w="648" w:type="dxa"/>
          </w:tcPr>
          <w:p w14:paraId="41D47AE6"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14:paraId="0F7BB395"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17A5266F"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14:paraId="35C038DB"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14:paraId="2A51FCCE"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14:paraId="265C3D1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14:paraId="3BA11F9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2F456AC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14:paraId="151D168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14:paraId="17F502A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14:paraId="2D742F9E"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14:paraId="52F125DF" w14:textId="77777777" w:rsidTr="00F22E68">
        <w:trPr>
          <w:jc w:val="center"/>
        </w:trPr>
        <w:tc>
          <w:tcPr>
            <w:tcW w:w="648" w:type="dxa"/>
          </w:tcPr>
          <w:p w14:paraId="6703F95D"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14:paraId="1E8243A6"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0669E923"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14:paraId="28218F2D"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14:paraId="2A7E725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14:paraId="4FF42D0B"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14:paraId="6570F1D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14:paraId="38FB7038"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14:paraId="210CF262"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14:paraId="08BB4B82"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14:paraId="144C6CA8"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14:paraId="4E503B9F" w14:textId="77777777" w:rsidTr="00F22E68">
        <w:trPr>
          <w:jc w:val="center"/>
        </w:trPr>
        <w:tc>
          <w:tcPr>
            <w:tcW w:w="648" w:type="dxa"/>
          </w:tcPr>
          <w:p w14:paraId="0846C8BD"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14:paraId="1E8F9D48"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0691837D"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14:paraId="176E0BF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14:paraId="73CD7CA9"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14:paraId="2D34444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14:paraId="492B119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14:paraId="144F56A8"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14:paraId="42BC1B5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14:paraId="4572785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14:paraId="537F1B89"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14:paraId="4804AD00" w14:textId="77777777" w:rsidTr="00F22E68">
        <w:trPr>
          <w:jc w:val="center"/>
        </w:trPr>
        <w:tc>
          <w:tcPr>
            <w:tcW w:w="648" w:type="dxa"/>
          </w:tcPr>
          <w:p w14:paraId="770C2F54"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14:paraId="2980B14A"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491E1C74"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14:paraId="23366D4D"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14:paraId="7A0BF0AC" w14:textId="77777777"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14:paraId="371CDE3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14:paraId="698499E6"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14:paraId="1F10EAD1"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14:paraId="670D1ABB"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14:paraId="7CC76AB8"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14:paraId="09561F8A"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14:paraId="5BC50628" w14:textId="77777777" w:rsidTr="00F22E68">
        <w:trPr>
          <w:jc w:val="center"/>
        </w:trPr>
        <w:tc>
          <w:tcPr>
            <w:tcW w:w="648" w:type="dxa"/>
          </w:tcPr>
          <w:p w14:paraId="766DB7DB"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14:paraId="6A334B1C" w14:textId="77777777"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14:paraId="4CD5696E"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323A8F42"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0B9698D8"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2B723CF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589A50F5"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14:paraId="3320B6CC"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09118A4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00F18070"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4BD8EB3B" w14:textId="77777777"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82D10" w:rsidRPr="003E6772" w14:paraId="1158361B" w14:textId="77777777" w:rsidTr="00005CF3">
        <w:trPr>
          <w:jc w:val="center"/>
        </w:trPr>
        <w:tc>
          <w:tcPr>
            <w:tcW w:w="1548" w:type="dxa"/>
            <w:gridSpan w:val="2"/>
          </w:tcPr>
          <w:p w14:paraId="3D61F6CF" w14:textId="69044A7A" w:rsidR="00F82D10" w:rsidRPr="00F82D10" w:rsidRDefault="00F82D10" w:rsidP="00E8184A">
            <w:pPr>
              <w:spacing w:line="360" w:lineRule="auto"/>
              <w:jc w:val="center"/>
              <w:rPr>
                <w:noProof/>
                <w:sz w:val="26"/>
                <w:szCs w:val="26"/>
                <w:rPrChange w:id="496" w:author="Thơ Lê" w:date="2020-07-30T23:22:00Z">
                  <w:rPr>
                    <w:noProof/>
                    <w:sz w:val="26"/>
                    <w:szCs w:val="26"/>
                    <w:lang w:val="vi-VN"/>
                  </w:rPr>
                </w:rPrChange>
              </w:rPr>
            </w:pPr>
            <w:ins w:id="497" w:author="Thơ Lê" w:date="2020-07-30T23:22:00Z">
              <w:r>
                <w:rPr>
                  <w:noProof/>
                  <w:sz w:val="26"/>
                  <w:szCs w:val="26"/>
                </w:rPr>
                <w:t>Trung bình</w:t>
              </w:r>
            </w:ins>
          </w:p>
        </w:tc>
        <w:tc>
          <w:tcPr>
            <w:tcW w:w="720" w:type="dxa"/>
            <w:shd w:val="clear" w:color="auto" w:fill="EAF1DD" w:themeFill="accent3" w:themeFillTint="33"/>
          </w:tcPr>
          <w:p w14:paraId="72463ADD"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14:paraId="0B4D1E0F"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14:paraId="2886DCF9"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14:paraId="58D806C9"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14:paraId="72892E0D"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14:paraId="13B88B2E"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14:paraId="29C03143"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14:paraId="4D2EB11A"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14:paraId="134D2384" w14:textId="77777777" w:rsidR="00F82D10" w:rsidRPr="003E6772" w:rsidRDefault="00F82D10" w:rsidP="00E8184A">
            <w:pPr>
              <w:spacing w:line="360" w:lineRule="auto"/>
              <w:jc w:val="center"/>
              <w:rPr>
                <w:noProof/>
                <w:sz w:val="26"/>
                <w:szCs w:val="26"/>
                <w:lang w:val="vi-VN"/>
              </w:rPr>
            </w:pPr>
            <w:r w:rsidRPr="003E6772">
              <w:rPr>
                <w:noProof/>
                <w:sz w:val="26"/>
                <w:szCs w:val="26"/>
                <w:lang w:val="vi-VN"/>
              </w:rPr>
              <w:t>0.77</w:t>
            </w:r>
          </w:p>
        </w:tc>
      </w:tr>
    </w:tbl>
    <w:p w14:paraId="0020514D" w14:textId="77777777" w:rsidR="00E8184A" w:rsidRPr="003E6772" w:rsidRDefault="00E8184A" w:rsidP="00E8184A">
      <w:pPr>
        <w:pStyle w:val="Caption"/>
        <w:spacing w:before="120" w:after="0" w:line="360" w:lineRule="auto"/>
        <w:jc w:val="center"/>
        <w:rPr>
          <w:b w:val="0"/>
          <w:i/>
          <w:noProof/>
          <w:color w:val="auto"/>
          <w:sz w:val="26"/>
          <w:szCs w:val="26"/>
          <w:lang w:val="vi-VN"/>
        </w:rPr>
      </w:pPr>
      <w:bookmarkStart w:id="498"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498"/>
    </w:p>
    <w:p w14:paraId="72DB9FE1" w14:textId="77777777"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1D0ECB69" wp14:editId="5B9E49E5">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E9181AF" w14:textId="77777777" w:rsidR="00E8184A" w:rsidRPr="003E6772" w:rsidRDefault="00E8184A" w:rsidP="00E8184A">
      <w:pPr>
        <w:pStyle w:val="Caption"/>
        <w:spacing w:before="120" w:after="0" w:line="360" w:lineRule="auto"/>
        <w:jc w:val="center"/>
        <w:rPr>
          <w:b w:val="0"/>
          <w:i/>
          <w:noProof/>
          <w:color w:val="auto"/>
          <w:sz w:val="26"/>
          <w:szCs w:val="26"/>
          <w:lang w:val="vi-VN"/>
        </w:rPr>
      </w:pPr>
      <w:bookmarkStart w:id="499"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499"/>
    </w:p>
    <w:p w14:paraId="5F29040B" w14:textId="77777777"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14:paraId="438D025F" w14:textId="77777777"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14:paraId="76A0430A" w14:textId="77777777" w:rsidTr="005F0A42">
        <w:trPr>
          <w:trHeight w:val="1155"/>
          <w:jc w:val="center"/>
        </w:trPr>
        <w:tc>
          <w:tcPr>
            <w:tcW w:w="648" w:type="dxa"/>
            <w:shd w:val="clear" w:color="auto" w:fill="auto"/>
          </w:tcPr>
          <w:p w14:paraId="13A0D154" w14:textId="77777777"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14:paraId="1B8B3CB0" w14:textId="77777777" w:rsidR="0070059C" w:rsidRPr="003E6772" w:rsidRDefault="0070059C" w:rsidP="002A5686">
            <w:pPr>
              <w:spacing w:before="120" w:line="360" w:lineRule="auto"/>
              <w:jc w:val="center"/>
              <w:rPr>
                <w:b/>
                <w:noProof/>
                <w:sz w:val="20"/>
                <w:szCs w:val="20"/>
                <w:lang w:val="vi-VN"/>
              </w:rPr>
            </w:pPr>
            <w:commentRangeStart w:id="500"/>
            <w:r w:rsidRPr="003E6772">
              <w:rPr>
                <w:b/>
                <w:noProof/>
                <w:sz w:val="20"/>
                <w:szCs w:val="20"/>
                <w:lang w:val="vi-VN"/>
              </w:rPr>
              <w:t>Kỷ thuật</w:t>
            </w:r>
            <w:commentRangeEnd w:id="500"/>
            <w:r w:rsidR="00F020AA">
              <w:rPr>
                <w:rStyle w:val="CommentReference"/>
              </w:rPr>
              <w:commentReference w:id="500"/>
            </w:r>
          </w:p>
        </w:tc>
        <w:tc>
          <w:tcPr>
            <w:tcW w:w="900" w:type="dxa"/>
            <w:shd w:val="clear" w:color="auto" w:fill="auto"/>
          </w:tcPr>
          <w:p w14:paraId="47A3F61E" w14:textId="77777777"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14:paraId="7825AFFE" w14:textId="77777777"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14:paraId="58DD8DF8" w14:textId="77777777"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14:paraId="469C561C" w14:textId="77777777"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14:paraId="12C27515" w14:textId="77777777" w:rsidTr="005F0A42">
        <w:trPr>
          <w:jc w:val="center"/>
        </w:trPr>
        <w:tc>
          <w:tcPr>
            <w:tcW w:w="648" w:type="dxa"/>
            <w:shd w:val="clear" w:color="auto" w:fill="auto"/>
          </w:tcPr>
          <w:p w14:paraId="7D38D2C9"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14:paraId="07FB687A" w14:textId="77777777"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14:paraId="52E3C2BF"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14:paraId="06B2FC98" w14:textId="77777777"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14:paraId="1B911994" w14:textId="77777777"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14:paraId="288F0BBF" w14:textId="77777777"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14:paraId="7D6B9164" w14:textId="77777777" w:rsidTr="005F0A42">
        <w:trPr>
          <w:jc w:val="center"/>
        </w:trPr>
        <w:tc>
          <w:tcPr>
            <w:tcW w:w="648" w:type="dxa"/>
            <w:shd w:val="clear" w:color="auto" w:fill="auto"/>
          </w:tcPr>
          <w:p w14:paraId="4912602C"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14:paraId="61006501" w14:textId="77777777"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14:paraId="672FBC37"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14:paraId="2D54768E" w14:textId="77777777"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14:paraId="1C54E0A2" w14:textId="77777777"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14:paraId="7F3A5F6B" w14:textId="77777777"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14:paraId="66ABAA9C" w14:textId="77777777" w:rsidTr="005F0A42">
        <w:trPr>
          <w:jc w:val="center"/>
        </w:trPr>
        <w:tc>
          <w:tcPr>
            <w:tcW w:w="648" w:type="dxa"/>
            <w:shd w:val="clear" w:color="auto" w:fill="auto"/>
          </w:tcPr>
          <w:p w14:paraId="22B59D8B"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14:paraId="2C69ACD9" w14:textId="77777777"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14:paraId="6D18C204"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14:paraId="69D814B4" w14:textId="77777777"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14:paraId="219F23F8" w14:textId="77777777"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14:paraId="7133AE1E" w14:textId="77777777"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14:paraId="686B3D75" w14:textId="77777777" w:rsidTr="005F0A42">
        <w:trPr>
          <w:jc w:val="center"/>
        </w:trPr>
        <w:tc>
          <w:tcPr>
            <w:tcW w:w="648" w:type="dxa"/>
            <w:shd w:val="clear" w:color="auto" w:fill="auto"/>
          </w:tcPr>
          <w:p w14:paraId="62BD0A4C"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14:paraId="0940E778" w14:textId="77777777"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14:paraId="19FCA29D" w14:textId="77777777"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14:paraId="0BF72779" w14:textId="77777777"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14:paraId="23B1F68B" w14:textId="77777777"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14:paraId="7D4C0510" w14:textId="77777777"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14:paraId="590EDB45" w14:textId="77777777" w:rsidTr="005F0A42">
        <w:trPr>
          <w:jc w:val="center"/>
        </w:trPr>
        <w:tc>
          <w:tcPr>
            <w:tcW w:w="648" w:type="dxa"/>
            <w:shd w:val="clear" w:color="auto" w:fill="auto"/>
          </w:tcPr>
          <w:p w14:paraId="75219B13" w14:textId="77777777"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14:paraId="2547257C" w14:textId="77777777"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14:paraId="3575CA02" w14:textId="77777777"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14:paraId="02D37EE7" w14:textId="77777777"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14:paraId="06B82509" w14:textId="77777777"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14:paraId="617177D4" w14:textId="77777777"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14:paraId="29FEB9C3" w14:textId="77777777" w:rsidR="005F0A42" w:rsidRPr="003E6772" w:rsidRDefault="00E53F7D" w:rsidP="00E53F7D">
      <w:pPr>
        <w:pStyle w:val="Caption"/>
        <w:spacing w:before="120" w:after="0" w:line="360" w:lineRule="auto"/>
        <w:jc w:val="center"/>
        <w:rPr>
          <w:noProof/>
          <w:szCs w:val="26"/>
          <w:lang w:val="vi-VN"/>
        </w:rPr>
      </w:pPr>
      <w:bookmarkStart w:id="501"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501"/>
    </w:p>
    <w:p w14:paraId="2C29438F" w14:textId="77777777"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14:paraId="461196FF" w14:textId="77777777"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Look w:val="04A0" w:firstRow="1" w:lastRow="0" w:firstColumn="1" w:lastColumn="0" w:noHBand="0" w:noVBand="1"/>
      </w:tblPr>
      <w:tblGrid>
        <w:gridCol w:w="1762"/>
        <w:gridCol w:w="1890"/>
        <w:gridCol w:w="1630"/>
        <w:gridCol w:w="800"/>
      </w:tblGrid>
      <w:tr w:rsidR="00172BFB" w:rsidRPr="003E6772" w14:paraId="7A091FD0" w14:textId="77777777" w:rsidTr="0084338C">
        <w:trPr>
          <w:jc w:val="center"/>
        </w:trPr>
        <w:tc>
          <w:tcPr>
            <w:tcW w:w="1762" w:type="dxa"/>
          </w:tcPr>
          <w:p w14:paraId="2BDA8A82" w14:textId="77777777"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14:paraId="7A0056D8" w14:textId="77777777"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14:paraId="7A109074" w14:textId="77777777"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14:paraId="6882B93C" w14:textId="77777777"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14:paraId="63A9E45C" w14:textId="77777777" w:rsidTr="0084338C">
        <w:trPr>
          <w:jc w:val="center"/>
        </w:trPr>
        <w:tc>
          <w:tcPr>
            <w:tcW w:w="1762" w:type="dxa"/>
          </w:tcPr>
          <w:p w14:paraId="4B1679C7" w14:textId="77777777"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14:paraId="384AB404" w14:textId="77777777"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14:paraId="24E8C66F" w14:textId="77777777"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14:paraId="11116705" w14:textId="77777777"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14:paraId="6B32FFDC" w14:textId="77777777" w:rsidTr="0084338C">
        <w:trPr>
          <w:jc w:val="center"/>
        </w:trPr>
        <w:tc>
          <w:tcPr>
            <w:tcW w:w="1762" w:type="dxa"/>
          </w:tcPr>
          <w:p w14:paraId="07AA8A72" w14:textId="77777777"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14:paraId="348DF5E8" w14:textId="77777777"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14:paraId="451F8B7D" w14:textId="77777777"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14:paraId="66371BD1" w14:textId="77777777"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14:paraId="02B07282" w14:textId="77777777" w:rsidTr="0084338C">
        <w:trPr>
          <w:jc w:val="center"/>
        </w:trPr>
        <w:tc>
          <w:tcPr>
            <w:tcW w:w="1762" w:type="dxa"/>
          </w:tcPr>
          <w:p w14:paraId="1E8E7A15" w14:textId="77777777"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14:paraId="5AEE457A" w14:textId="77777777"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14:paraId="01EC4EF6" w14:textId="77777777"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14:paraId="619DED96" w14:textId="77777777" w:rsidR="004F0255" w:rsidRPr="003E6772" w:rsidRDefault="00993A54" w:rsidP="008C2879">
            <w:pPr>
              <w:spacing w:line="360" w:lineRule="auto"/>
              <w:rPr>
                <w:noProof/>
                <w:sz w:val="26"/>
                <w:szCs w:val="26"/>
                <w:lang w:val="vi-VN"/>
              </w:rPr>
            </w:pPr>
            <w:r w:rsidRPr="003E6772">
              <w:rPr>
                <w:noProof/>
                <w:sz w:val="26"/>
                <w:szCs w:val="26"/>
                <w:lang w:val="vi-VN"/>
              </w:rPr>
              <w:t>0.79</w:t>
            </w:r>
          </w:p>
        </w:tc>
      </w:tr>
    </w:tbl>
    <w:p w14:paraId="462595A1" w14:textId="77777777" w:rsidR="0084338C" w:rsidRPr="003E6772" w:rsidRDefault="008C2879" w:rsidP="008C2879">
      <w:pPr>
        <w:pStyle w:val="Caption"/>
        <w:spacing w:before="120" w:after="0" w:line="360" w:lineRule="auto"/>
        <w:jc w:val="center"/>
        <w:rPr>
          <w:noProof/>
          <w:szCs w:val="26"/>
          <w:lang w:val="vi-VN"/>
        </w:rPr>
      </w:pPr>
      <w:bookmarkStart w:id="502"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502"/>
    </w:p>
    <w:p w14:paraId="2AEA285E" w14:textId="77777777"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6285AC5B" wp14:editId="3D321AEA">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1B77AF" w14:textId="77777777" w:rsidR="00733B7E" w:rsidRPr="003E6772" w:rsidRDefault="008C2879" w:rsidP="008C2879">
      <w:pPr>
        <w:pStyle w:val="Caption"/>
        <w:spacing w:before="120" w:after="0" w:line="360" w:lineRule="auto"/>
        <w:jc w:val="center"/>
        <w:rPr>
          <w:noProof/>
          <w:sz w:val="26"/>
          <w:szCs w:val="26"/>
          <w:lang w:val="vi-VN"/>
        </w:rPr>
      </w:pPr>
      <w:bookmarkStart w:id="503"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503"/>
    </w:p>
    <w:p w14:paraId="5CCB7719" w14:textId="77777777"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14:paraId="04A4E41C" w14:textId="77777777"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504" w:name="_Toc45630150"/>
      <w:r w:rsidRPr="003E6772">
        <w:rPr>
          <w:rFonts w:ascii="Times New Roman" w:hAnsi="Times New Roman"/>
          <w:i w:val="0"/>
          <w:noProof/>
          <w:lang w:val="vi-VN"/>
        </w:rPr>
        <w:lastRenderedPageBreak/>
        <w:t>Đánh giá kết quả</w:t>
      </w:r>
      <w:bookmarkEnd w:id="504"/>
    </w:p>
    <w:p w14:paraId="44CFBA79" w14:textId="77777777"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14:paraId="7031858D" w14:textId="77777777" w:rsidR="0034119F" w:rsidRPr="003E6772" w:rsidRDefault="0034119F" w:rsidP="00B157EE">
      <w:pPr>
        <w:spacing w:before="120" w:line="360" w:lineRule="auto"/>
        <w:ind w:firstLine="284"/>
        <w:jc w:val="both"/>
        <w:rPr>
          <w:noProof/>
          <w:sz w:val="26"/>
          <w:szCs w:val="26"/>
          <w:lang w:val="vi-VN"/>
        </w:rPr>
      </w:pPr>
      <w:commentRangeStart w:id="505"/>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commentRangeEnd w:id="505"/>
      <w:r w:rsidR="0021708A">
        <w:rPr>
          <w:rStyle w:val="CommentReference"/>
        </w:rPr>
        <w:commentReference w:id="505"/>
      </w:r>
    </w:p>
    <w:p w14:paraId="36DD6B02" w14:textId="77777777"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14:paraId="675EFE12" w14:textId="77777777"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14:paraId="4245EA48" w14:textId="77777777"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14:paraId="0F399BA9" w14:textId="77777777"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506" w:name="_Toc45630151"/>
      <w:r w:rsidRPr="003E6772">
        <w:rPr>
          <w:rFonts w:ascii="Times New Roman" w:hAnsi="Times New Roman"/>
          <w:noProof/>
          <w:sz w:val="36"/>
          <w:lang w:val="vi-VN"/>
        </w:rPr>
        <w:lastRenderedPageBreak/>
        <w:t>CHƯƠNG 5: KẾT LUẬN VÀ HƯỚNG PHÁT TRIỂN</w:t>
      </w:r>
      <w:bookmarkEnd w:id="506"/>
    </w:p>
    <w:p w14:paraId="30154B28" w14:textId="77777777"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507" w:name="_Toc45630152"/>
      <w:r w:rsidRPr="003E6772">
        <w:rPr>
          <w:b/>
          <w:noProof/>
          <w:sz w:val="28"/>
          <w:szCs w:val="28"/>
          <w:lang w:val="vi-VN"/>
        </w:rPr>
        <w:t>Kết luận</w:t>
      </w:r>
      <w:bookmarkEnd w:id="507"/>
    </w:p>
    <w:p w14:paraId="3BF1102D" w14:textId="77777777"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14:paraId="2A06759A" w14:textId="77777777"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14:paraId="54DA53F6" w14:textId="77777777"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14:paraId="56D3D4FD" w14:textId="77777777"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14:paraId="179ED8D6" w14:textId="77777777"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14:paraId="43F144F0" w14:textId="77777777"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14:paraId="19EE71B3" w14:textId="77777777"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14:paraId="6B8C9094" w14:textId="77777777"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14:paraId="0A937295" w14:textId="77777777"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508" w:name="_Toc45630153"/>
      <w:r w:rsidRPr="003E6772">
        <w:rPr>
          <w:b/>
          <w:noProof/>
          <w:sz w:val="28"/>
          <w:szCs w:val="28"/>
          <w:lang w:val="vi-VN"/>
        </w:rPr>
        <w:t>Hướng phát triển</w:t>
      </w:r>
      <w:bookmarkEnd w:id="508"/>
    </w:p>
    <w:p w14:paraId="559F787F" w14:textId="77777777"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14:paraId="61DE8D15" w14:textId="77777777"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14:paraId="31D73C84" w14:textId="77777777"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14:paraId="29395E49" w14:textId="77777777"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14:paraId="18E2D131" w14:textId="77777777"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14:paraId="508000E5" w14:textId="77777777"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14:paraId="59AF1E97" w14:textId="77777777"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14:paraId="2E35790C" w14:textId="77777777"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14:paraId="5471944E" w14:textId="77777777" w:rsidR="003E0B94" w:rsidRPr="003E6772" w:rsidRDefault="003E0B94" w:rsidP="003E0B94">
      <w:pPr>
        <w:spacing w:line="360" w:lineRule="auto"/>
        <w:ind w:firstLine="360"/>
        <w:rPr>
          <w:noProof/>
          <w:sz w:val="26"/>
          <w:szCs w:val="26"/>
          <w:lang w:val="vi-VN"/>
        </w:rPr>
      </w:pPr>
    </w:p>
    <w:p w14:paraId="24535119" w14:textId="77777777"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509" w:name="_Toc525515956"/>
      <w:bookmarkStart w:id="510" w:name="_Toc45630154"/>
      <w:r w:rsidRPr="003E6772">
        <w:rPr>
          <w:noProof/>
          <w:lang w:val="vi-VN"/>
        </w:rPr>
        <w:lastRenderedPageBreak/>
        <w:t>TÀI LIỆU THAM KHẢO</w:t>
      </w:r>
      <w:bookmarkEnd w:id="509"/>
      <w:bookmarkEnd w:id="510"/>
    </w:p>
    <w:p w14:paraId="2B5B00FA"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B. Jindal &amp; B. Liu, </w:t>
      </w:r>
      <w:bookmarkStart w:id="511" w:name="_GoBack"/>
      <w:commentRangeStart w:id="512"/>
      <w:r w:rsidRPr="00615086">
        <w:rPr>
          <w:i/>
          <w:iCs/>
          <w:noProof/>
          <w:szCs w:val="26"/>
          <w:lang w:val="vi-VN"/>
          <w:rPrChange w:id="513" w:author="Thơ Lê" w:date="2020-07-30T23:27:00Z">
            <w:rPr>
              <w:noProof/>
              <w:szCs w:val="26"/>
              <w:lang w:val="vi-VN"/>
            </w:rPr>
          </w:rPrChange>
        </w:rPr>
        <w:t>Mining Comparative Sentences and Relations</w:t>
      </w:r>
      <w:bookmarkEnd w:id="511"/>
      <w:commentRangeEnd w:id="512"/>
      <w:r w:rsidR="007405D1">
        <w:rPr>
          <w:rStyle w:val="CommentReference"/>
        </w:rPr>
        <w:commentReference w:id="512"/>
      </w:r>
      <w:r w:rsidRPr="003E6772">
        <w:rPr>
          <w:noProof/>
          <w:szCs w:val="26"/>
          <w:lang w:val="vi-VN"/>
        </w:rPr>
        <w:t>, American Association for Artificial Intelligence,  Pages 1331-1336,  2006.</w:t>
      </w:r>
    </w:p>
    <w:p w14:paraId="5D4148F1"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M. Hu &amp; B. Liu, </w:t>
      </w:r>
      <w:r w:rsidRPr="00094B66">
        <w:rPr>
          <w:i/>
          <w:iCs/>
          <w:noProof/>
          <w:szCs w:val="26"/>
          <w:lang w:val="vi-VN"/>
          <w:rPrChange w:id="514" w:author="Thơ Lê" w:date="2020-07-30T23:27:00Z">
            <w:rPr>
              <w:noProof/>
              <w:szCs w:val="26"/>
              <w:lang w:val="vi-VN"/>
            </w:rPr>
          </w:rPrChange>
        </w:rPr>
        <w:t>Mining and summarizing customer reviews</w:t>
      </w:r>
      <w:r w:rsidRPr="003E6772">
        <w:rPr>
          <w:noProof/>
          <w:szCs w:val="26"/>
          <w:lang w:val="vi-VN"/>
        </w:rPr>
        <w:t>, Proceedings of the Tenth ACM SIGKDD International Conference on Knowledge Discovery and Data Mining, Pages 168-177,  2004.</w:t>
      </w:r>
    </w:p>
    <w:p w14:paraId="2C982263"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14:paraId="636C0BD3"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7"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14:paraId="430E9204" w14:textId="77777777"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14:paraId="210480AB"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14:paraId="44C8D219"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14:paraId="6730E8D7"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14:paraId="5A615F30" w14:textId="77777777"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14:paraId="648DA188" w14:textId="77777777"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14:paraId="287ACA3B" w14:textId="77777777"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8"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14:paraId="09ACFB86" w14:textId="77777777"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14:paraId="4C39FF19" w14:textId="77777777"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14:paraId="67FC3D7E" w14:textId="77777777"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14:paraId="52CFFBB1" w14:textId="77777777"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14:paraId="0FF784E1" w14:textId="77777777"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14:paraId="25B15B78" w14:textId="77777777"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9"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14:paraId="200ED91F" w14:textId="77777777"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14:paraId="74AC3B85" w14:textId="77777777"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14:paraId="0E74658A" w14:textId="77777777"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14:paraId="22681B4D" w14:textId="77777777"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14:paraId="0EEC2D58" w14:textId="77777777"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r w:rsidR="00BE11B5">
        <w:fldChar w:fldCharType="begin"/>
      </w:r>
      <w:r w:rsidR="00BE11B5" w:rsidRPr="003C7091">
        <w:rPr>
          <w:lang w:val="vi-VN"/>
          <w:rPrChange w:id="515" w:author="Thơ Lê" w:date="2020-07-29T15:46:00Z">
            <w:rPr/>
          </w:rPrChange>
        </w:rPr>
        <w:instrText xml:space="preserve"> HYPERLINK "https://blog.vietnamlab.vn/2018/01/24/ban-ve-cong-doan-tien-xu-ly-trong-xu-ly-ngon-ngu-tu-nhien" </w:instrText>
      </w:r>
      <w:r w:rsidR="00BE11B5">
        <w:fldChar w:fldCharType="separate"/>
      </w:r>
      <w:r w:rsidR="003F7C69" w:rsidRPr="003E6772">
        <w:rPr>
          <w:rStyle w:val="Hyperlink"/>
          <w:noProof/>
          <w:color w:val="auto"/>
          <w:u w:val="none"/>
          <w:lang w:val="vi-VN"/>
        </w:rPr>
        <w:t>https://blog.vietnamlab.vn/2018/01/24/ban-ve-cong-doan-tien-xu-ly-trong-xu-ly-ngon-ngu-tu-nhien</w:t>
      </w:r>
      <w:r w:rsidR="00BE11B5">
        <w:rPr>
          <w:rStyle w:val="Hyperlink"/>
          <w:noProof/>
          <w:color w:val="auto"/>
          <w:u w:val="none"/>
          <w:lang w:val="vi-VN"/>
        </w:rPr>
        <w:fldChar w:fldCharType="end"/>
      </w:r>
      <w:r w:rsidR="00A32375" w:rsidRPr="003E6772">
        <w:rPr>
          <w:noProof/>
          <w:szCs w:val="26"/>
          <w:lang w:val="vi-VN"/>
        </w:rPr>
        <w:t>&gt;</w:t>
      </w:r>
      <w:r w:rsidR="00E56D8A" w:rsidRPr="003E6772">
        <w:rPr>
          <w:noProof/>
          <w:szCs w:val="26"/>
          <w:lang w:val="vi-VN"/>
        </w:rPr>
        <w:t>.</w:t>
      </w:r>
    </w:p>
    <w:p w14:paraId="159450AE" w14:textId="77777777" w:rsidR="003F7C69" w:rsidRPr="003E6772" w:rsidRDefault="00AC2618" w:rsidP="00E56D8A">
      <w:pPr>
        <w:pStyle w:val="ListParagraph"/>
        <w:numPr>
          <w:ilvl w:val="0"/>
          <w:numId w:val="6"/>
        </w:numPr>
        <w:spacing w:before="120"/>
        <w:ind w:left="0" w:firstLine="567"/>
        <w:jc w:val="left"/>
        <w:rPr>
          <w:noProof/>
          <w:szCs w:val="26"/>
          <w:lang w:val="vi-VN"/>
        </w:rPr>
      </w:pPr>
      <w:hyperlink r:id="rId40"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41"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2"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3"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14:paraId="75E7D02A" w14:textId="77777777"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4"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14:paraId="5929DADC" w14:textId="77777777"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5"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14:paraId="35BE10A6" w14:textId="77777777"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14:paraId="57918B44" w14:textId="77777777"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6"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14:paraId="05989D2D" w14:textId="77777777" w:rsidR="001862EB" w:rsidRPr="003E6772" w:rsidRDefault="001862EB" w:rsidP="00994128">
      <w:pPr>
        <w:rPr>
          <w:noProof/>
          <w:lang w:val="vi-VN"/>
        </w:rPr>
      </w:pPr>
    </w:p>
    <w:p w14:paraId="4AD28949" w14:textId="77777777" w:rsidR="001862EB" w:rsidRPr="003E6772" w:rsidRDefault="001862EB" w:rsidP="001862EB">
      <w:pPr>
        <w:spacing w:before="60" w:afterLines="60" w:after="144" w:line="360" w:lineRule="auto"/>
        <w:ind w:right="-4"/>
        <w:jc w:val="center"/>
        <w:rPr>
          <w:noProof/>
          <w:lang w:val="vi-VN"/>
        </w:rPr>
      </w:pPr>
    </w:p>
    <w:p w14:paraId="09E9895E" w14:textId="77777777"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14:paraId="5F479870" w14:textId="77777777"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Thơ Lê" w:date="2020-07-29T13:11:00Z" w:initials="TL">
    <w:p w14:paraId="5BBC89C8" w14:textId="19E4CB1D" w:rsidR="00AC2618" w:rsidRDefault="00AC2618">
      <w:pPr>
        <w:pStyle w:val="CommentText"/>
      </w:pPr>
      <w:r>
        <w:rPr>
          <w:rStyle w:val="CommentReference"/>
        </w:rPr>
        <w:annotationRef/>
      </w:r>
      <w:proofErr w:type="spellStart"/>
      <w:r>
        <w:rPr>
          <w:rStyle w:val="CommentReference"/>
        </w:rPr>
        <w:t>Bỏ</w:t>
      </w:r>
      <w:proofErr w:type="spellEnd"/>
      <w:r>
        <w:rPr>
          <w:rStyle w:val="CommentReference"/>
        </w:rPr>
        <w:t xml:space="preserve"> </w:t>
      </w:r>
      <w:proofErr w:type="spellStart"/>
      <w:r>
        <w:rPr>
          <w:rStyle w:val="CommentReference"/>
        </w:rPr>
        <w:t>đoạn</w:t>
      </w:r>
      <w:proofErr w:type="spellEnd"/>
      <w:r>
        <w:rPr>
          <w:rStyle w:val="CommentReference"/>
        </w:rPr>
        <w:t xml:space="preserve"> </w:t>
      </w:r>
      <w:proofErr w:type="spellStart"/>
      <w:r>
        <w:rPr>
          <w:rStyle w:val="CommentReference"/>
        </w:rPr>
        <w:t>này</w:t>
      </w:r>
      <w:proofErr w:type="spellEnd"/>
      <w:r>
        <w:rPr>
          <w:rStyle w:val="CommentReference"/>
        </w:rPr>
        <w:t xml:space="preserve"> </w:t>
      </w:r>
      <w:proofErr w:type="spellStart"/>
      <w:r>
        <w:rPr>
          <w:rStyle w:val="CommentReference"/>
        </w:rPr>
        <w:t>trong</w:t>
      </w:r>
      <w:proofErr w:type="spellEnd"/>
      <w:r>
        <w:rPr>
          <w:rStyle w:val="CommentReference"/>
        </w:rPr>
        <w:t xml:space="preserve"> </w:t>
      </w:r>
      <w:proofErr w:type="spellStart"/>
      <w:r>
        <w:rPr>
          <w:rStyle w:val="CommentReference"/>
        </w:rPr>
        <w:t>tóm</w:t>
      </w:r>
      <w:proofErr w:type="spellEnd"/>
      <w:r>
        <w:rPr>
          <w:rStyle w:val="CommentReference"/>
        </w:rPr>
        <w:t xml:space="preserve"> </w:t>
      </w:r>
      <w:proofErr w:type="spellStart"/>
      <w:r>
        <w:rPr>
          <w:rStyle w:val="CommentReference"/>
        </w:rPr>
        <w:t>tắt</w:t>
      </w:r>
      <w:proofErr w:type="spellEnd"/>
      <w:r>
        <w:rPr>
          <w:rStyle w:val="CommentReference"/>
        </w:rPr>
        <w:t>.</w:t>
      </w:r>
    </w:p>
  </w:comment>
  <w:comment w:id="34" w:author="Thơ Lê" w:date="2020-07-29T13:13:00Z" w:initials="TL">
    <w:p w14:paraId="58592159" w14:textId="2DEC61BB" w:rsidR="00AC2618" w:rsidRDefault="00AC2618">
      <w:pPr>
        <w:pStyle w:val="CommentText"/>
      </w:pPr>
      <w:r>
        <w:rPr>
          <w:rStyle w:val="CommentReference"/>
        </w:rPr>
        <w:annotationRef/>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khoa </w:t>
      </w:r>
      <w:proofErr w:type="spellStart"/>
      <w:r>
        <w:t>học</w:t>
      </w:r>
      <w:proofErr w:type="spellEnd"/>
      <w:r>
        <w:t xml:space="preserve">, ko </w:t>
      </w:r>
      <w:proofErr w:type="spellStart"/>
      <w:r>
        <w:t>nên</w:t>
      </w:r>
      <w:proofErr w:type="spellEnd"/>
      <w:r>
        <w:t xml:space="preserve"> </w:t>
      </w:r>
      <w:proofErr w:type="spellStart"/>
      <w:r>
        <w:t>xưng</w:t>
      </w:r>
      <w:proofErr w:type="spellEnd"/>
      <w:r>
        <w:t xml:space="preserve"> </w:t>
      </w:r>
      <w:proofErr w:type="spellStart"/>
      <w:r>
        <w:t>ngôi</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số</w:t>
      </w:r>
      <w:proofErr w:type="spellEnd"/>
      <w:r>
        <w:t xml:space="preserve"> </w:t>
      </w:r>
      <w:proofErr w:type="spellStart"/>
      <w:r>
        <w:t>ít</w:t>
      </w:r>
      <w:proofErr w:type="spellEnd"/>
      <w:r>
        <w:t xml:space="preserve"> “</w:t>
      </w:r>
      <w:proofErr w:type="spellStart"/>
      <w:r>
        <w:t>tôi</w:t>
      </w:r>
      <w:proofErr w:type="spellEnd"/>
      <w:r>
        <w:t>”.</w:t>
      </w:r>
    </w:p>
    <w:p w14:paraId="6E889CB5" w14:textId="274B765E" w:rsidR="00AC2618" w:rsidRDefault="00AC2618">
      <w:pPr>
        <w:pStyle w:val="CommentText"/>
      </w:pPr>
      <w:proofErr w:type="spellStart"/>
      <w:r>
        <w:t>Nên</w:t>
      </w:r>
      <w:proofErr w:type="spellEnd"/>
      <w:r>
        <w:t xml:space="preserve"> </w:t>
      </w:r>
      <w:proofErr w:type="spellStart"/>
      <w:r>
        <w:t>dùng</w:t>
      </w:r>
      <w:proofErr w:type="spellEnd"/>
      <w:r>
        <w:t xml:space="preserve"> “</w:t>
      </w:r>
      <w:proofErr w:type="spellStart"/>
      <w:r>
        <w:t>chúng</w:t>
      </w:r>
      <w:proofErr w:type="spellEnd"/>
      <w:r>
        <w:t xml:space="preserve"> ta” </w:t>
      </w:r>
      <w:proofErr w:type="spellStart"/>
      <w:r>
        <w:t>hoặc</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dù</w:t>
      </w:r>
      <w:proofErr w:type="spellEnd"/>
      <w:r>
        <w:t xml:space="preserve"> </w:t>
      </w:r>
      <w:proofErr w:type="spellStart"/>
      <w:r>
        <w:t>em</w:t>
      </w:r>
      <w:proofErr w:type="spellEnd"/>
      <w:r>
        <w:t xml:space="preserve"> </w:t>
      </w:r>
      <w:proofErr w:type="spellStart"/>
      <w:r>
        <w:t>làm</w:t>
      </w:r>
      <w:proofErr w:type="spellEnd"/>
      <w:r>
        <w:t xml:space="preserve"> </w:t>
      </w:r>
      <w:proofErr w:type="spellStart"/>
      <w:r>
        <w:t>chỉ</w:t>
      </w:r>
      <w:proofErr w:type="spellEnd"/>
      <w:r>
        <w:t xml:space="preserve"> 1 </w:t>
      </w:r>
      <w:proofErr w:type="spellStart"/>
      <w:r>
        <w:t>mình</w:t>
      </w:r>
      <w:proofErr w:type="spellEnd"/>
      <w:r>
        <w:t>.</w:t>
      </w:r>
    </w:p>
  </w:comment>
  <w:comment w:id="37" w:author="Thơ Lê" w:date="2020-07-29T13:18:00Z" w:initials="TL">
    <w:p w14:paraId="0330217F" w14:textId="7A70618B" w:rsidR="00AC2618" w:rsidRDefault="00AC2618">
      <w:pPr>
        <w:pStyle w:val="CommentText"/>
      </w:pPr>
      <w:r>
        <w:rPr>
          <w:rStyle w:val="CommentReference"/>
        </w:rPr>
        <w:annotationRef/>
      </w:r>
      <w:proofErr w:type="spellStart"/>
      <w:r>
        <w:t>Nếu</w:t>
      </w:r>
      <w:proofErr w:type="spellEnd"/>
      <w:r>
        <w:t xml:space="preserve"> </w:t>
      </w:r>
      <w:proofErr w:type="spellStart"/>
      <w:r>
        <w:t>đc</w:t>
      </w:r>
      <w:proofErr w:type="spellEnd"/>
      <w:r>
        <w:t xml:space="preserve"> </w:t>
      </w:r>
      <w:proofErr w:type="spellStart"/>
      <w:r>
        <w:t>em</w:t>
      </w:r>
      <w:proofErr w:type="spellEnd"/>
      <w:r>
        <w:t xml:space="preserve"> </w:t>
      </w:r>
      <w:proofErr w:type="spellStart"/>
      <w:r>
        <w:t>lấy</w:t>
      </w:r>
      <w:proofErr w:type="spellEnd"/>
      <w:r>
        <w:t xml:space="preserve"> </w:t>
      </w:r>
      <w:proofErr w:type="spellStart"/>
      <w:r>
        <w:t>ví</w:t>
      </w:r>
      <w:proofErr w:type="spellEnd"/>
      <w:r>
        <w:t xml:space="preserve"> </w:t>
      </w:r>
      <w:proofErr w:type="spellStart"/>
      <w:r>
        <w:t>dụ</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nào</w:t>
      </w:r>
      <w:proofErr w:type="spellEnd"/>
      <w:r>
        <w:t>?</w:t>
      </w:r>
    </w:p>
  </w:comment>
  <w:comment w:id="67" w:author="Thơ Lê" w:date="2020-07-29T13:19:00Z" w:initials="TL">
    <w:p w14:paraId="3F082835" w14:textId="7D1AD04A" w:rsidR="00AC2618" w:rsidRDefault="00AC2618">
      <w:pPr>
        <w:pStyle w:val="CommentText"/>
      </w:pPr>
      <w:r>
        <w:rPr>
          <w:rStyle w:val="CommentReference"/>
        </w:rPr>
        <w:annotationRef/>
      </w:r>
      <w:proofErr w:type="spellStart"/>
      <w:r>
        <w:t>Chủ</w:t>
      </w:r>
      <w:proofErr w:type="spellEnd"/>
      <w:r>
        <w:t xml:space="preserve"> </w:t>
      </w:r>
      <w:proofErr w:type="spellStart"/>
      <w:r>
        <w:t>ngữ</w:t>
      </w:r>
      <w:proofErr w:type="spellEnd"/>
      <w:r>
        <w:t xml:space="preserve"> </w:t>
      </w:r>
      <w:proofErr w:type="spellStart"/>
      <w:r>
        <w:t>câu</w:t>
      </w:r>
      <w:proofErr w:type="spellEnd"/>
      <w:r>
        <w:t xml:space="preserve"> </w:t>
      </w:r>
      <w:proofErr w:type="spellStart"/>
      <w:r>
        <w:t>này</w:t>
      </w:r>
      <w:proofErr w:type="spellEnd"/>
      <w:r>
        <w:t xml:space="preserve"> </w:t>
      </w:r>
      <w:proofErr w:type="spellStart"/>
      <w:r>
        <w:t>đâu</w:t>
      </w:r>
      <w:proofErr w:type="spellEnd"/>
      <w:r>
        <w:t>?</w:t>
      </w:r>
    </w:p>
  </w:comment>
  <w:comment w:id="88" w:author="Thơ Lê" w:date="2020-07-29T13:37:00Z" w:initials="TL">
    <w:p w14:paraId="66E43218" w14:textId="7F5DD05F" w:rsidR="00AC2618" w:rsidRDefault="00AC2618">
      <w:pPr>
        <w:pStyle w:val="CommentText"/>
      </w:pPr>
      <w:r>
        <w:rPr>
          <w:rStyle w:val="CommentReference"/>
        </w:rPr>
        <w:annotationRef/>
      </w:r>
      <w:proofErr w:type="spellStart"/>
      <w:r>
        <w:t>Đoạn</w:t>
      </w:r>
      <w:proofErr w:type="spellEnd"/>
      <w:r>
        <w:t xml:space="preserve"> </w:t>
      </w:r>
      <w:proofErr w:type="spellStart"/>
      <w:r>
        <w:t>này</w:t>
      </w:r>
      <w:proofErr w:type="spellEnd"/>
      <w:r>
        <w:t xml:space="preserve"> </w:t>
      </w:r>
      <w:proofErr w:type="spellStart"/>
      <w:r>
        <w:t>viết</w:t>
      </w:r>
      <w:proofErr w:type="spellEnd"/>
      <w:r>
        <w:t xml:space="preserve"> </w:t>
      </w:r>
      <w:proofErr w:type="spellStart"/>
      <w:r>
        <w:t>nghe</w:t>
      </w:r>
      <w:proofErr w:type="spellEnd"/>
      <w:r>
        <w:t xml:space="preserve"> </w:t>
      </w:r>
      <w:proofErr w:type="spellStart"/>
      <w:r>
        <w:t>mờ</w:t>
      </w:r>
      <w:proofErr w:type="spellEnd"/>
      <w:r>
        <w:t xml:space="preserve"> </w:t>
      </w:r>
      <w:proofErr w:type="spellStart"/>
      <w:r>
        <w:t>nhạt</w:t>
      </w:r>
      <w:proofErr w:type="spellEnd"/>
      <w:r>
        <w:t xml:space="preserve"> </w:t>
      </w:r>
      <w:proofErr w:type="spellStart"/>
      <w:r>
        <w:t>quá</w:t>
      </w:r>
      <w:proofErr w:type="spellEnd"/>
      <w:r>
        <w:t xml:space="preserve">, </w:t>
      </w:r>
      <w:proofErr w:type="spellStart"/>
      <w:r>
        <w:t>em</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làm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em</w:t>
      </w:r>
      <w:proofErr w:type="spellEnd"/>
      <w:r>
        <w:t xml:space="preserve"> </w:t>
      </w:r>
      <w:proofErr w:type="spellStart"/>
      <w:r>
        <w:t>đã</w:t>
      </w:r>
      <w:proofErr w:type="spellEnd"/>
      <w:r>
        <w:t xml:space="preserve"> </w:t>
      </w:r>
      <w:proofErr w:type="spellStart"/>
      <w:r>
        <w:t>đóng</w:t>
      </w:r>
      <w:proofErr w:type="spellEnd"/>
      <w:r>
        <w:t xml:space="preserve"> </w:t>
      </w:r>
      <w:proofErr w:type="spellStart"/>
      <w:r>
        <w:t>góp</w:t>
      </w:r>
      <w:proofErr w:type="spellEnd"/>
      <w:r>
        <w:t>.</w:t>
      </w:r>
    </w:p>
  </w:comment>
  <w:comment w:id="113" w:author="Thơ Lê" w:date="2020-07-29T13:40:00Z" w:initials="TL">
    <w:p w14:paraId="6D112821" w14:textId="14D9676F" w:rsidR="00AC2618" w:rsidRDefault="00AC2618">
      <w:pPr>
        <w:pStyle w:val="CommentText"/>
      </w:pPr>
      <w:r>
        <w:rPr>
          <w:rStyle w:val="CommentReference"/>
        </w:rPr>
        <w:annotationRef/>
      </w:r>
      <w:proofErr w:type="spellStart"/>
      <w:r>
        <w:t>Sửa</w:t>
      </w:r>
      <w:proofErr w:type="spellEnd"/>
      <w:r>
        <w:t xml:space="preserve"> </w:t>
      </w:r>
      <w:proofErr w:type="spellStart"/>
      <w:r>
        <w:t>xong</w:t>
      </w:r>
      <w:proofErr w:type="spellEnd"/>
      <w:r>
        <w:t xml:space="preserve"> </w:t>
      </w:r>
      <w:proofErr w:type="spellStart"/>
      <w:r>
        <w:t>tóm</w:t>
      </w:r>
      <w:proofErr w:type="spellEnd"/>
      <w:r>
        <w:t xml:space="preserve"> </w:t>
      </w:r>
      <w:proofErr w:type="spellStart"/>
      <w:r>
        <w:t>tắt</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nhớ</w:t>
      </w:r>
      <w:proofErr w:type="spellEnd"/>
      <w:r>
        <w:t xml:space="preserve"> </w:t>
      </w:r>
      <w:proofErr w:type="spellStart"/>
      <w:r>
        <w:t>sửa</w:t>
      </w:r>
      <w:proofErr w:type="spellEnd"/>
      <w:r>
        <w:t xml:space="preserve"> </w:t>
      </w:r>
      <w:proofErr w:type="spellStart"/>
      <w:r>
        <w:t>lại</w:t>
      </w:r>
      <w:proofErr w:type="spellEnd"/>
      <w:r>
        <w:t xml:space="preserve"> abstract </w:t>
      </w:r>
      <w:proofErr w:type="spellStart"/>
      <w:r>
        <w:t>này</w:t>
      </w:r>
      <w:proofErr w:type="spellEnd"/>
      <w:r>
        <w:t>.</w:t>
      </w:r>
    </w:p>
  </w:comment>
  <w:comment w:id="115" w:author="Thơ Lê" w:date="2020-07-29T13:41:00Z" w:initials="TL">
    <w:p w14:paraId="2D7A5417" w14:textId="13C233F3" w:rsidR="00AC2618" w:rsidRDefault="00AC2618">
      <w:pPr>
        <w:pStyle w:val="CommentText"/>
      </w:pPr>
      <w:r>
        <w:rPr>
          <w:rStyle w:val="CommentReference"/>
        </w:rPr>
        <w:annotationRef/>
      </w:r>
      <w:proofErr w:type="spellStart"/>
      <w:r>
        <w:t>Mục</w:t>
      </w:r>
      <w:proofErr w:type="spellEnd"/>
      <w:r>
        <w:t xml:space="preserve"> </w:t>
      </w:r>
      <w:proofErr w:type="spellStart"/>
      <w:r>
        <w:t>lục</w:t>
      </w:r>
      <w:proofErr w:type="spellEnd"/>
      <w:r>
        <w:t xml:space="preserve"> </w:t>
      </w:r>
      <w:proofErr w:type="spellStart"/>
      <w:r>
        <w:t>cũng</w:t>
      </w:r>
      <w:proofErr w:type="spellEnd"/>
      <w:r>
        <w:t xml:space="preserve"> </w:t>
      </w:r>
      <w:proofErr w:type="spellStart"/>
      <w:r>
        <w:t>phải</w:t>
      </w:r>
      <w:proofErr w:type="spellEnd"/>
      <w:r>
        <w:t xml:space="preserve"> </w:t>
      </w:r>
      <w:proofErr w:type="spellStart"/>
      <w:r>
        <w:t>dãn</w:t>
      </w:r>
      <w:proofErr w:type="spellEnd"/>
      <w:r>
        <w:t xml:space="preserve"> </w:t>
      </w:r>
      <w:proofErr w:type="spellStart"/>
      <w:r>
        <w:t>dòng</w:t>
      </w:r>
      <w:proofErr w:type="spellEnd"/>
      <w:r>
        <w:t xml:space="preserve"> 1.5</w:t>
      </w:r>
    </w:p>
  </w:comment>
  <w:comment w:id="121" w:author="Thơ Lê" w:date="2020-07-29T13:44:00Z" w:initials="TL">
    <w:p w14:paraId="7E516D12" w14:textId="77777777" w:rsidR="00AC2618" w:rsidRDefault="00AC2618" w:rsidP="00E747CC">
      <w:pPr>
        <w:pStyle w:val="CommentText"/>
      </w:pPr>
      <w:r>
        <w:rPr>
          <w:rStyle w:val="CommentReference"/>
        </w:rPr>
        <w:annotationRef/>
      </w:r>
      <w:r>
        <w:rPr>
          <w:rStyle w:val="CommentReference"/>
        </w:rPr>
        <w:annotationRef/>
      </w:r>
      <w:proofErr w:type="spellStart"/>
      <w:r>
        <w:t>Đưa</w:t>
      </w:r>
      <w:proofErr w:type="spellEnd"/>
      <w:r>
        <w:t xml:space="preserve"> </w:t>
      </w:r>
      <w:proofErr w:type="spellStart"/>
      <w:r>
        <w:t>mấy</w:t>
      </w:r>
      <w:proofErr w:type="spellEnd"/>
      <w:r>
        <w:t xml:space="preserve"> </w:t>
      </w:r>
      <w:proofErr w:type="spellStart"/>
      <w:r>
        <w:t>bài</w:t>
      </w:r>
      <w:proofErr w:type="spellEnd"/>
      <w:r>
        <w:t xml:space="preserve"> </w:t>
      </w:r>
      <w:proofErr w:type="spellStart"/>
      <w:r>
        <w:t>toán</w:t>
      </w:r>
      <w:proofErr w:type="spellEnd"/>
      <w:r>
        <w:t xml:space="preserve"> ko </w:t>
      </w:r>
      <w:proofErr w:type="spellStart"/>
      <w:r>
        <w:t>liên</w:t>
      </w:r>
      <w:proofErr w:type="spellEnd"/>
      <w:r>
        <w:t xml:space="preserve"> </w:t>
      </w:r>
      <w:proofErr w:type="spellStart"/>
      <w:r>
        <w:t>quan</w:t>
      </w:r>
      <w:proofErr w:type="spellEnd"/>
      <w:r>
        <w:t xml:space="preserve"> </w:t>
      </w:r>
      <w:proofErr w:type="spellStart"/>
      <w:r>
        <w:t>vào</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của</w:t>
      </w:r>
      <w:proofErr w:type="spellEnd"/>
      <w:r>
        <w:t xml:space="preserve"> </w:t>
      </w:r>
      <w:proofErr w:type="spellStart"/>
      <w:r>
        <w:t>em</w:t>
      </w:r>
      <w:proofErr w:type="spellEnd"/>
      <w:r>
        <w:t xml:space="preserve"> </w:t>
      </w:r>
      <w:proofErr w:type="spellStart"/>
      <w:r>
        <w:t>làm</w:t>
      </w:r>
      <w:proofErr w:type="spellEnd"/>
      <w:r>
        <w:t xml:space="preserve"> </w:t>
      </w:r>
      <w:proofErr w:type="spellStart"/>
      <w:r>
        <w:t>gì</w:t>
      </w:r>
      <w:proofErr w:type="spellEnd"/>
      <w:r>
        <w:t>?</w:t>
      </w:r>
    </w:p>
    <w:p w14:paraId="51380871" w14:textId="14D24766" w:rsidR="00AC2618" w:rsidRDefault="00AC2618">
      <w:pPr>
        <w:pStyle w:val="CommentText"/>
      </w:pPr>
    </w:p>
  </w:comment>
  <w:comment w:id="124" w:author="Thơ Lê" w:date="2020-07-29T14:14:00Z" w:initials="TL">
    <w:p w14:paraId="11CCF991" w14:textId="52781C11" w:rsidR="00AC2618" w:rsidRDefault="00AC2618">
      <w:pPr>
        <w:pStyle w:val="CommentText"/>
      </w:pPr>
      <w:r>
        <w:rPr>
          <w:rStyle w:val="CommentReference"/>
        </w:rPr>
        <w:annotationRef/>
      </w:r>
      <w:proofErr w:type="spellStart"/>
      <w:r>
        <w:t>Mấy</w:t>
      </w:r>
      <w:proofErr w:type="spellEnd"/>
      <w:r>
        <w:t xml:space="preserve"> </w:t>
      </w:r>
      <w:proofErr w:type="spellStart"/>
      <w:r>
        <w:t>chữ</w:t>
      </w:r>
      <w:proofErr w:type="spellEnd"/>
      <w:r>
        <w:t xml:space="preserve"> </w:t>
      </w:r>
      <w:proofErr w:type="spellStart"/>
      <w:r>
        <w:t>này</w:t>
      </w:r>
      <w:proofErr w:type="spellEnd"/>
      <w:r>
        <w:t xml:space="preserve"> </w:t>
      </w:r>
      <w:proofErr w:type="spellStart"/>
      <w:r>
        <w:t>sến</w:t>
      </w:r>
      <w:proofErr w:type="spellEnd"/>
      <w:r>
        <w:t xml:space="preserve"> </w:t>
      </w:r>
      <w:proofErr w:type="spellStart"/>
      <w:r>
        <w:t>quá</w:t>
      </w:r>
      <w:proofErr w:type="spellEnd"/>
    </w:p>
  </w:comment>
  <w:comment w:id="183" w:author="Thơ Lê" w:date="2020-07-29T14:26:00Z" w:initials="TL">
    <w:p w14:paraId="69BCF97B" w14:textId="169580AB" w:rsidR="00AC2618" w:rsidRDefault="00AC2618" w:rsidP="00D820E6">
      <w:pPr>
        <w:pStyle w:val="CommentText"/>
        <w:numPr>
          <w:ilvl w:val="0"/>
          <w:numId w:val="63"/>
        </w:numPr>
      </w:pPr>
      <w:r>
        <w:rPr>
          <w:rStyle w:val="CommentReference"/>
        </w:rPr>
        <w:annotationRef/>
      </w:r>
      <w:r>
        <w:t xml:space="preserve"> </w:t>
      </w:r>
      <w:proofErr w:type="spellStart"/>
      <w:r>
        <w:t>Câu</w:t>
      </w:r>
      <w:proofErr w:type="spellEnd"/>
      <w:r>
        <w:t xml:space="preserve"> </w:t>
      </w:r>
      <w:proofErr w:type="spellStart"/>
      <w:r>
        <w:t>này</w:t>
      </w:r>
      <w:proofErr w:type="spellEnd"/>
      <w:r>
        <w:t xml:space="preserve"> ko </w:t>
      </w:r>
      <w:proofErr w:type="spellStart"/>
      <w:r>
        <w:t>rõ</w:t>
      </w:r>
      <w:proofErr w:type="spellEnd"/>
      <w:r>
        <w:t xml:space="preserve"> </w:t>
      </w:r>
      <w:proofErr w:type="spellStart"/>
      <w:r>
        <w:t>chủ</w:t>
      </w:r>
      <w:proofErr w:type="spellEnd"/>
      <w:r>
        <w:t xml:space="preserve"> </w:t>
      </w:r>
      <w:proofErr w:type="spellStart"/>
      <w:r>
        <w:t>ngữ</w:t>
      </w:r>
      <w:proofErr w:type="spellEnd"/>
      <w:r>
        <w:t>.</w:t>
      </w:r>
    </w:p>
    <w:p w14:paraId="273068DE" w14:textId="6538BD58" w:rsidR="00AC2618" w:rsidRDefault="00AC2618" w:rsidP="00D820E6">
      <w:pPr>
        <w:pStyle w:val="CommentText"/>
        <w:numPr>
          <w:ilvl w:val="0"/>
          <w:numId w:val="63"/>
        </w:numPr>
      </w:pPr>
      <w:r>
        <w:t xml:space="preserve"> </w:t>
      </w:r>
      <w:proofErr w:type="spellStart"/>
      <w:r>
        <w:t>Cô</w:t>
      </w:r>
      <w:proofErr w:type="spellEnd"/>
      <w:r>
        <w:t xml:space="preserve"> ko </w:t>
      </w:r>
      <w:proofErr w:type="spellStart"/>
      <w:r>
        <w:t>hiểu</w:t>
      </w:r>
      <w:proofErr w:type="spellEnd"/>
      <w:r>
        <w:t xml:space="preserve"> </w:t>
      </w:r>
      <w:proofErr w:type="spellStart"/>
      <w:r>
        <w:t>làm</w:t>
      </w:r>
      <w:proofErr w:type="spellEnd"/>
      <w:r>
        <w:t xml:space="preserve"> </w:t>
      </w:r>
      <w:proofErr w:type="spellStart"/>
      <w:r>
        <w:t>sao</w:t>
      </w:r>
      <w:proofErr w:type="spellEnd"/>
      <w:r>
        <w:t xml:space="preserve"> </w:t>
      </w:r>
      <w:proofErr w:type="spellStart"/>
      <w:r>
        <w:t>em</w:t>
      </w:r>
      <w:proofErr w:type="spellEnd"/>
      <w:r>
        <w:t xml:space="preserve"> </w:t>
      </w:r>
      <w:proofErr w:type="spellStart"/>
      <w:r>
        <w:t>đưa</w:t>
      </w:r>
      <w:proofErr w:type="spellEnd"/>
      <w:r>
        <w:t xml:space="preserve"> </w:t>
      </w:r>
      <w:proofErr w:type="spellStart"/>
      <w:r>
        <w:t>raphương</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dựa</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tích</w:t>
      </w:r>
      <w:proofErr w:type="spellEnd"/>
      <w:r>
        <w:t xml:space="preserve"> ý </w:t>
      </w:r>
      <w:proofErr w:type="spellStart"/>
      <w:r>
        <w:t>kiến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em</w:t>
      </w:r>
      <w:proofErr w:type="spellEnd"/>
      <w:r>
        <w:t xml:space="preserve">. </w:t>
      </w:r>
    </w:p>
  </w:comment>
  <w:comment w:id="185" w:author="Thơ Lê" w:date="2020-07-29T14:28:00Z" w:initials="TL">
    <w:p w14:paraId="40546394" w14:textId="77777777" w:rsidR="00AC2618" w:rsidRDefault="00AC2618">
      <w:pPr>
        <w:pStyle w:val="CommentText"/>
      </w:pPr>
      <w:r>
        <w:rPr>
          <w:rStyle w:val="CommentReference"/>
        </w:rPr>
        <w:annotationRef/>
      </w:r>
      <w:proofErr w:type="spellStart"/>
      <w:r>
        <w:t>Em</w:t>
      </w:r>
      <w:proofErr w:type="spellEnd"/>
      <w:r>
        <w:t xml:space="preserve"> </w:t>
      </w:r>
      <w:proofErr w:type="spellStart"/>
      <w:r>
        <w:t>thêm</w:t>
      </w:r>
      <w:proofErr w:type="spellEnd"/>
      <w:r>
        <w:t xml:space="preserve"> </w:t>
      </w:r>
      <w:proofErr w:type="spellStart"/>
      <w:r>
        <w:t>vào</w:t>
      </w:r>
      <w:proofErr w:type="spellEnd"/>
      <w:r>
        <w:t>:</w:t>
      </w:r>
    </w:p>
    <w:p w14:paraId="692EFFD3" w14:textId="12DA128A" w:rsidR="00AC2618" w:rsidRDefault="00AC2618" w:rsidP="00613810">
      <w:pPr>
        <w:pStyle w:val="CommentText"/>
        <w:numPr>
          <w:ilvl w:val="0"/>
          <w:numId w:val="63"/>
        </w:numPr>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gán</w:t>
      </w:r>
      <w:proofErr w:type="spellEnd"/>
      <w:r>
        <w:t xml:space="preserve"> </w:t>
      </w:r>
      <w:proofErr w:type="spellStart"/>
      <w:r>
        <w:t>nhãn</w:t>
      </w:r>
      <w:proofErr w:type="spellEnd"/>
      <w:r>
        <w:t xml:space="preserve"> </w:t>
      </w:r>
      <w:proofErr w:type="spellStart"/>
      <w:r>
        <w:t>dữ</w:t>
      </w:r>
      <w:proofErr w:type="spellEnd"/>
      <w:r>
        <w:t xml:space="preserve"> </w:t>
      </w:r>
      <w:proofErr w:type="spellStart"/>
      <w:r>
        <w:t>liệu</w:t>
      </w:r>
      <w:proofErr w:type="spellEnd"/>
    </w:p>
  </w:comment>
  <w:comment w:id="189" w:author="Thơ Lê" w:date="2020-07-29T14:30:00Z" w:initials="TL">
    <w:p w14:paraId="6925C2C4" w14:textId="77777777" w:rsidR="00AC2618" w:rsidRDefault="00AC2618">
      <w:pPr>
        <w:pStyle w:val="CommentText"/>
      </w:pPr>
      <w:r>
        <w:rPr>
          <w:rStyle w:val="CommentReference"/>
        </w:rPr>
        <w:annotationRef/>
      </w:r>
      <w:proofErr w:type="spellStart"/>
      <w:r>
        <w:t>Em</w:t>
      </w:r>
      <w:proofErr w:type="spellEnd"/>
      <w:r>
        <w:t xml:space="preserve"> </w:t>
      </w:r>
      <w:proofErr w:type="spellStart"/>
      <w:r>
        <w:t>viết</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như</w:t>
      </w:r>
      <w:proofErr w:type="spellEnd"/>
      <w:r>
        <w:t xml:space="preserve"> </w:t>
      </w:r>
      <w:proofErr w:type="spellStart"/>
      <w:r>
        <w:t>sau</w:t>
      </w:r>
      <w:proofErr w:type="spellEnd"/>
      <w:r>
        <w:t>:</w:t>
      </w:r>
    </w:p>
    <w:p w14:paraId="0E0BDC39" w14:textId="77777777" w:rsidR="00AC2618" w:rsidRDefault="00AC2618" w:rsidP="008332F5">
      <w:pPr>
        <w:pStyle w:val="CommentText"/>
        <w:numPr>
          <w:ilvl w:val="0"/>
          <w:numId w:val="63"/>
        </w:numPr>
      </w:pPr>
      <w:proofErr w:type="spellStart"/>
      <w:r>
        <w:t>Các</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phân</w:t>
      </w:r>
      <w:proofErr w:type="spellEnd"/>
      <w:r>
        <w:t xml:space="preserve"> </w:t>
      </w:r>
      <w:proofErr w:type="spellStart"/>
      <w:r>
        <w:t>tích</w:t>
      </w:r>
      <w:proofErr w:type="spellEnd"/>
      <w:r>
        <w:t xml:space="preserve"> ý </w:t>
      </w:r>
      <w:proofErr w:type="spellStart"/>
      <w:r>
        <w:t>kiến</w:t>
      </w:r>
      <w:proofErr w:type="spellEnd"/>
      <w:r>
        <w:t xml:space="preserve"> </w:t>
      </w:r>
      <w:proofErr w:type="spellStart"/>
      <w:r>
        <w:t>người</w:t>
      </w:r>
      <w:proofErr w:type="spellEnd"/>
      <w:r>
        <w:t xml:space="preserve"> </w:t>
      </w:r>
      <w:proofErr w:type="spellStart"/>
      <w:r>
        <w:t>dùng</w:t>
      </w:r>
      <w:proofErr w:type="spellEnd"/>
      <w:r>
        <w:t xml:space="preserve"> (sentiment analysis)</w:t>
      </w:r>
    </w:p>
    <w:p w14:paraId="6CE11043" w14:textId="77777777" w:rsidR="00AC2618" w:rsidRDefault="00AC2618" w:rsidP="008332F5">
      <w:pPr>
        <w:pStyle w:val="CommentText"/>
        <w:numPr>
          <w:ilvl w:val="0"/>
          <w:numId w:val="63"/>
        </w:numPr>
      </w:pP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giáo</w:t>
      </w:r>
      <w:proofErr w:type="spellEnd"/>
      <w:r>
        <w:t xml:space="preserve"> </w:t>
      </w:r>
      <w:proofErr w:type="spellStart"/>
      <w:r>
        <w:t>dục</w:t>
      </w:r>
      <w:proofErr w:type="spellEnd"/>
      <w:r>
        <w:t xml:space="preserve"> (educational datamining)</w:t>
      </w:r>
    </w:p>
    <w:p w14:paraId="0F73101C" w14:textId="451859B8" w:rsidR="00AC2618" w:rsidRDefault="00AC2618" w:rsidP="008332F5">
      <w:pPr>
        <w:pStyle w:val="CommentText"/>
        <w:numPr>
          <w:ilvl w:val="0"/>
          <w:numId w:val="63"/>
        </w:numPr>
      </w:pP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phân</w:t>
      </w:r>
      <w:proofErr w:type="spellEnd"/>
      <w:r>
        <w:t xml:space="preserve"> </w:t>
      </w:r>
      <w:proofErr w:type="spellStart"/>
      <w:r>
        <w:t>tích</w:t>
      </w:r>
      <w:proofErr w:type="spellEnd"/>
      <w:r>
        <w:t xml:space="preserve"> ý </w:t>
      </w:r>
      <w:proofErr w:type="spellStart"/>
      <w:r>
        <w:t>kiến</w:t>
      </w:r>
      <w:proofErr w:type="spellEnd"/>
      <w:r>
        <w:t xml:space="preserve"> </w:t>
      </w:r>
      <w:proofErr w:type="spellStart"/>
      <w:r>
        <w:t>học</w:t>
      </w:r>
      <w:proofErr w:type="spellEnd"/>
      <w:r>
        <w:t xml:space="preserve"> </w:t>
      </w:r>
      <w:proofErr w:type="spellStart"/>
      <w:r>
        <w:t>sinh</w:t>
      </w:r>
      <w:proofErr w:type="spellEnd"/>
      <w:r>
        <w:t xml:space="preserve"> </w:t>
      </w:r>
      <w:proofErr w:type="spellStart"/>
      <w:r>
        <w:t>sinh</w:t>
      </w:r>
      <w:proofErr w:type="spellEnd"/>
      <w:r>
        <w:t xml:space="preserve"> </w:t>
      </w:r>
      <w:proofErr w:type="spellStart"/>
      <w:r>
        <w:t>viên</w:t>
      </w:r>
      <w:proofErr w:type="spellEnd"/>
    </w:p>
  </w:comment>
  <w:comment w:id="190" w:author="Thơ Lê" w:date="2020-07-29T14:30:00Z" w:initials="TL">
    <w:p w14:paraId="71A3AA92" w14:textId="33415394" w:rsidR="00AC2618" w:rsidRDefault="00AC2618">
      <w:pPr>
        <w:pStyle w:val="CommentText"/>
      </w:pPr>
      <w:r>
        <w:rPr>
          <w:rStyle w:val="CommentReference"/>
        </w:rPr>
        <w:annotationRef/>
      </w:r>
      <w:proofErr w:type="spellStart"/>
      <w:r>
        <w:t>Trích</w:t>
      </w:r>
      <w:proofErr w:type="spellEnd"/>
      <w:r>
        <w:t xml:space="preserve"> </w:t>
      </w:r>
      <w:proofErr w:type="spellStart"/>
      <w:r>
        <w:t>tên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vào</w:t>
      </w:r>
      <w:proofErr w:type="spellEnd"/>
      <w:r>
        <w:t xml:space="preserve"> </w:t>
      </w:r>
      <w:proofErr w:type="spellStart"/>
      <w:r>
        <w:t>đây</w:t>
      </w:r>
      <w:proofErr w:type="spellEnd"/>
    </w:p>
  </w:comment>
  <w:comment w:id="192" w:author="Thơ Lê" w:date="2020-07-29T14:33:00Z" w:initials="TL">
    <w:p w14:paraId="463EB774" w14:textId="2A9EA6B7" w:rsidR="00AC2618" w:rsidRDefault="00AC2618">
      <w:pPr>
        <w:pStyle w:val="CommentText"/>
      </w:pPr>
      <w:r>
        <w:rPr>
          <w:rStyle w:val="CommentReference"/>
        </w:rPr>
        <w:annotationRef/>
      </w:r>
      <w:proofErr w:type="spellStart"/>
      <w:r>
        <w:t>Đây</w:t>
      </w:r>
      <w:proofErr w:type="spellEnd"/>
      <w:r>
        <w:t xml:space="preserve"> </w:t>
      </w:r>
      <w:proofErr w:type="spellStart"/>
      <w:r>
        <w:t>là</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là</w:t>
      </w:r>
      <w:proofErr w:type="spellEnd"/>
      <w:r>
        <w:t xml:space="preserve"> </w:t>
      </w:r>
      <w:proofErr w:type="spellStart"/>
      <w:r>
        <w:t>nội</w:t>
      </w:r>
      <w:proofErr w:type="spellEnd"/>
      <w:r>
        <w:t xml:space="preserve"> dung </w:t>
      </w:r>
      <w:proofErr w:type="spellStart"/>
      <w:r>
        <w:t>em</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do </w:t>
      </w:r>
      <w:proofErr w:type="spellStart"/>
      <w:r>
        <w:t>đó</w:t>
      </w:r>
      <w:proofErr w:type="spellEnd"/>
      <w:r>
        <w:t xml:space="preserve"> ko </w:t>
      </w:r>
      <w:proofErr w:type="spellStart"/>
      <w:r>
        <w:t>phải</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nữa</w:t>
      </w:r>
      <w:proofErr w:type="spellEnd"/>
      <w:r>
        <w:t xml:space="preserve">. </w:t>
      </w:r>
      <w:proofErr w:type="spellStart"/>
      <w:r>
        <w:t>Em</w:t>
      </w:r>
      <w:proofErr w:type="spellEnd"/>
      <w:r>
        <w:t xml:space="preserve"> </w:t>
      </w:r>
      <w:proofErr w:type="spellStart"/>
      <w:r>
        <w:t>viết</w:t>
      </w:r>
      <w:proofErr w:type="spellEnd"/>
      <w:r>
        <w:t>: “</w:t>
      </w:r>
      <w:proofErr w:type="spellStart"/>
      <w:r>
        <w:t>Luận</w:t>
      </w:r>
      <w:proofErr w:type="spellEnd"/>
      <w:r>
        <w:t xml:space="preserve"> </w:t>
      </w:r>
      <w:proofErr w:type="spellStart"/>
      <w:r>
        <w:t>văn</w:t>
      </w:r>
      <w:proofErr w:type="spellEnd"/>
      <w:r>
        <w:t xml:space="preserve"> </w:t>
      </w:r>
      <w:proofErr w:type="spellStart"/>
      <w:r>
        <w:t>gồm</w:t>
      </w:r>
      <w:proofErr w:type="spellEnd"/>
      <w:r>
        <w:t xml:space="preserve"> </w:t>
      </w:r>
      <w:proofErr w:type="spellStart"/>
      <w:r>
        <w:t>có</w:t>
      </w:r>
      <w:proofErr w:type="spellEnd"/>
      <w:r>
        <w:t xml:space="preserve"> 5 </w:t>
      </w:r>
      <w:proofErr w:type="spellStart"/>
      <w:r>
        <w:t>chương</w:t>
      </w:r>
      <w:proofErr w:type="spellEnd"/>
      <w:r>
        <w:t xml:space="preserve"> </w:t>
      </w:r>
      <w:proofErr w:type="spellStart"/>
      <w:r>
        <w:t>sau</w:t>
      </w:r>
      <w:proofErr w:type="spellEnd"/>
      <w:r>
        <w:t>:”</w:t>
      </w:r>
    </w:p>
  </w:comment>
  <w:comment w:id="223" w:author="Thơ Lê" w:date="2020-07-29T15:50:00Z" w:initials="TL">
    <w:p w14:paraId="1F65DA7A" w14:textId="41980754" w:rsidR="00AC2618" w:rsidRDefault="00AC2618" w:rsidP="00A9445D">
      <w:pPr>
        <w:pStyle w:val="CommentText"/>
        <w:numPr>
          <w:ilvl w:val="0"/>
          <w:numId w:val="63"/>
        </w:numPr>
      </w:pPr>
      <w:r>
        <w:rPr>
          <w:rStyle w:val="CommentReference"/>
        </w:rPr>
        <w:annotationRef/>
      </w:r>
      <w:proofErr w:type="spellStart"/>
      <w:r>
        <w:t>Sửa</w:t>
      </w:r>
      <w:proofErr w:type="spellEnd"/>
      <w:r>
        <w:t xml:space="preserve"> </w:t>
      </w:r>
      <w:proofErr w:type="spellStart"/>
      <w:r>
        <w:t>lại</w:t>
      </w:r>
      <w:proofErr w:type="spellEnd"/>
      <w:r>
        <w:t xml:space="preserve"> font </w:t>
      </w:r>
      <w:proofErr w:type="spellStart"/>
      <w:r>
        <w:t>chữ</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cho</w:t>
      </w:r>
      <w:proofErr w:type="spellEnd"/>
      <w:r>
        <w:t xml:space="preserve"> </w:t>
      </w:r>
      <w:proofErr w:type="spellStart"/>
      <w:r>
        <w:t>nhất</w:t>
      </w:r>
      <w:proofErr w:type="spellEnd"/>
      <w:r>
        <w:t xml:space="preserve"> </w:t>
      </w:r>
      <w:proofErr w:type="spellStart"/>
      <w:r>
        <w:t>quán</w:t>
      </w:r>
      <w:proofErr w:type="spellEnd"/>
      <w:r>
        <w:t xml:space="preserve">. </w:t>
      </w:r>
    </w:p>
    <w:p w14:paraId="5634CA99" w14:textId="77777777" w:rsidR="00AC2618" w:rsidRDefault="00AC2618" w:rsidP="00A9445D">
      <w:pPr>
        <w:pStyle w:val="CommentText"/>
        <w:numPr>
          <w:ilvl w:val="0"/>
          <w:numId w:val="63"/>
        </w:numPr>
      </w:pPr>
      <w:proofErr w:type="spellStart"/>
      <w:r>
        <w:t>Sửa</w:t>
      </w:r>
      <w:proofErr w:type="spellEnd"/>
      <w:r>
        <w:t xml:space="preserve"> </w:t>
      </w:r>
      <w:proofErr w:type="spellStart"/>
      <w:r>
        <w:t>lại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hình</w:t>
      </w:r>
      <w:proofErr w:type="spellEnd"/>
      <w:r>
        <w:t xml:space="preserve"> </w:t>
      </w:r>
      <w:proofErr w:type="spellStart"/>
      <w:r>
        <w:t>cho</w:t>
      </w:r>
      <w:proofErr w:type="spellEnd"/>
      <w:r>
        <w:t xml:space="preserve"> </w:t>
      </w:r>
      <w:proofErr w:type="spellStart"/>
      <w:r>
        <w:t>nằm</w:t>
      </w:r>
      <w:proofErr w:type="spellEnd"/>
      <w:r>
        <w:t xml:space="preserve"> </w:t>
      </w:r>
      <w:proofErr w:type="spellStart"/>
      <w:r>
        <w:t>gọn</w:t>
      </w:r>
      <w:proofErr w:type="spellEnd"/>
      <w:r>
        <w:t xml:space="preserve"> </w:t>
      </w:r>
      <w:proofErr w:type="spellStart"/>
      <w:r>
        <w:t>trong</w:t>
      </w:r>
      <w:proofErr w:type="spellEnd"/>
      <w:r>
        <w:t xml:space="preserve"> </w:t>
      </w:r>
      <w:proofErr w:type="spellStart"/>
      <w:r>
        <w:t>khuôn</w:t>
      </w:r>
      <w:proofErr w:type="spellEnd"/>
      <w:r>
        <w:t xml:space="preserve"> </w:t>
      </w:r>
      <w:proofErr w:type="spellStart"/>
      <w:r>
        <w:t>chữ</w:t>
      </w:r>
      <w:proofErr w:type="spellEnd"/>
      <w:r>
        <w:t xml:space="preserve">, ko </w:t>
      </w:r>
      <w:proofErr w:type="spellStart"/>
      <w:r>
        <w:t>lấn</w:t>
      </w:r>
      <w:proofErr w:type="spellEnd"/>
      <w:r>
        <w:t xml:space="preserve"> sang </w:t>
      </w:r>
      <w:proofErr w:type="spellStart"/>
      <w:r>
        <w:t>lề</w:t>
      </w:r>
      <w:proofErr w:type="spellEnd"/>
      <w:r>
        <w:t xml:space="preserve">. </w:t>
      </w:r>
    </w:p>
    <w:p w14:paraId="2C68F232" w14:textId="2FE12316" w:rsidR="00AC2618" w:rsidRDefault="00AC2618" w:rsidP="00A9445D">
      <w:pPr>
        <w:pStyle w:val="CommentText"/>
        <w:numPr>
          <w:ilvl w:val="0"/>
          <w:numId w:val="63"/>
        </w:numPr>
      </w:pP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chưa</w:t>
      </w:r>
      <w:proofErr w:type="spellEnd"/>
      <w:r>
        <w:t xml:space="preserve"> </w:t>
      </w:r>
      <w:proofErr w:type="spellStart"/>
      <w:r>
        <w:t>rõ</w:t>
      </w:r>
      <w:proofErr w:type="spellEnd"/>
      <w:r>
        <w:t xml:space="preserve"> </w:t>
      </w:r>
      <w:proofErr w:type="spellStart"/>
      <w:r>
        <w:t>ràng</w:t>
      </w:r>
      <w:proofErr w:type="spellEnd"/>
      <w:r>
        <w:t xml:space="preserve">, </w:t>
      </w:r>
      <w:proofErr w:type="spellStart"/>
      <w:r>
        <w:t>em</w:t>
      </w:r>
      <w:proofErr w:type="spellEnd"/>
      <w:r>
        <w:t xml:space="preserve"> </w:t>
      </w:r>
      <w:proofErr w:type="spellStart"/>
      <w:r>
        <w:t>cần</w:t>
      </w:r>
      <w:proofErr w:type="spellEnd"/>
      <w:r>
        <w:t xml:space="preserve"> </w:t>
      </w:r>
      <w:proofErr w:type="spellStart"/>
      <w:r>
        <w:t>xem</w:t>
      </w:r>
      <w:proofErr w:type="spellEnd"/>
      <w:r>
        <w:t xml:space="preserve"> </w:t>
      </w:r>
      <w:proofErr w:type="spellStart"/>
      <w:r>
        <w:t>lại</w:t>
      </w:r>
      <w:proofErr w:type="spellEnd"/>
      <w:r>
        <w:t xml:space="preserve"> SAV </w:t>
      </w:r>
      <w:proofErr w:type="spellStart"/>
      <w:r>
        <w:t>gồm</w:t>
      </w:r>
      <w:proofErr w:type="spellEnd"/>
      <w:r>
        <w:t xml:space="preserve"> </w:t>
      </w:r>
      <w:proofErr w:type="spellStart"/>
      <w:r>
        <w:t>những</w:t>
      </w:r>
      <w:proofErr w:type="spellEnd"/>
      <w:r>
        <w:t xml:space="preserve"> </w:t>
      </w:r>
      <w:proofErr w:type="spellStart"/>
      <w:r>
        <w:t>bước</w:t>
      </w:r>
      <w:proofErr w:type="spellEnd"/>
      <w:r>
        <w:t xml:space="preserve"> </w:t>
      </w:r>
      <w:proofErr w:type="spellStart"/>
      <w:r>
        <w:t>nào</w:t>
      </w:r>
      <w:proofErr w:type="spellEnd"/>
      <w:r>
        <w:t>.</w:t>
      </w:r>
    </w:p>
  </w:comment>
  <w:comment w:id="225" w:author="Thơ Lê" w:date="2020-07-29T15:52:00Z" w:initials="TL">
    <w:p w14:paraId="67A57D25" w14:textId="4532E1C5" w:rsidR="00AC2618" w:rsidRDefault="00AC2618">
      <w:pPr>
        <w:pStyle w:val="CommentText"/>
      </w:pPr>
      <w:r>
        <w:rPr>
          <w:rStyle w:val="CommentReference"/>
        </w:rPr>
        <w:annotationRef/>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Cây</w:t>
      </w:r>
      <w:proofErr w:type="spellEnd"/>
      <w:r>
        <w:t xml:space="preserve"> </w:t>
      </w:r>
      <w:proofErr w:type="spellStart"/>
      <w:r>
        <w:t>phân</w:t>
      </w:r>
      <w:proofErr w:type="spellEnd"/>
      <w:r>
        <w:t xml:space="preserve"> </w:t>
      </w:r>
      <w:proofErr w:type="spellStart"/>
      <w:r>
        <w:t>lớp</w:t>
      </w:r>
      <w:proofErr w:type="spellEnd"/>
      <w:r>
        <w:t xml:space="preserve"> hay </w:t>
      </w:r>
      <w:proofErr w:type="spellStart"/>
      <w:r>
        <w:t>cây</w:t>
      </w:r>
      <w:proofErr w:type="spellEnd"/>
      <w:r>
        <w:t xml:space="preserve"> </w:t>
      </w:r>
      <w:proofErr w:type="spellStart"/>
      <w:r>
        <w:t>quyết</w:t>
      </w:r>
      <w:proofErr w:type="spellEnd"/>
      <w:r>
        <w:t xml:space="preserve"> </w:t>
      </w:r>
      <w:proofErr w:type="spellStart"/>
      <w:r>
        <w:t>định</w:t>
      </w:r>
      <w:proofErr w:type="spellEnd"/>
    </w:p>
  </w:comment>
  <w:comment w:id="231" w:author="Thơ Lê" w:date="2020-07-29T15:55:00Z" w:initials="TL">
    <w:p w14:paraId="5D489F36" w14:textId="7F319863" w:rsidR="00AC2618" w:rsidRDefault="00AC2618">
      <w:pPr>
        <w:pStyle w:val="CommentText"/>
      </w:pPr>
      <w:r>
        <w:rPr>
          <w:rStyle w:val="CommentReference"/>
        </w:rPr>
        <w:annotationRef/>
      </w:r>
      <w:proofErr w:type="spellStart"/>
      <w:r>
        <w:t>Chưa</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Cô</w:t>
      </w:r>
      <w:proofErr w:type="spellEnd"/>
      <w:r>
        <w:t xml:space="preserve"> </w:t>
      </w:r>
      <w:proofErr w:type="spellStart"/>
      <w:r>
        <w:t>đã</w:t>
      </w:r>
      <w:proofErr w:type="spellEnd"/>
      <w:r>
        <w:t xml:space="preserve"> </w:t>
      </w:r>
      <w:proofErr w:type="spellStart"/>
      <w:r>
        <w:t>thêm</w:t>
      </w:r>
      <w:proofErr w:type="spellEnd"/>
      <w:r>
        <w:t xml:space="preserve"> NB </w:t>
      </w:r>
      <w:proofErr w:type="spellStart"/>
      <w:r>
        <w:t>cho</w:t>
      </w:r>
      <w:proofErr w:type="spellEnd"/>
      <w:r>
        <w:t xml:space="preserve"> </w:t>
      </w:r>
      <w:proofErr w:type="spellStart"/>
      <w:r>
        <w:t>em</w:t>
      </w:r>
      <w:proofErr w:type="spellEnd"/>
    </w:p>
  </w:comment>
  <w:comment w:id="232" w:author="Thơ Lê" w:date="2020-07-29T15:56:00Z" w:initials="TL">
    <w:p w14:paraId="3725BEB7" w14:textId="2C2F4431" w:rsidR="00AC2618" w:rsidRDefault="00AC2618">
      <w:pPr>
        <w:pStyle w:val="CommentText"/>
      </w:pPr>
      <w:r>
        <w:rPr>
          <w:rStyle w:val="CommentReference"/>
        </w:rPr>
        <w:annotationRef/>
      </w:r>
      <w:proofErr w:type="spellStart"/>
      <w:r>
        <w:t>Ghi</w:t>
      </w:r>
      <w:proofErr w:type="spellEnd"/>
      <w:r>
        <w:t xml:space="preserve"> </w:t>
      </w:r>
      <w:proofErr w:type="spellStart"/>
      <w:r>
        <w:t>chung</w:t>
      </w:r>
      <w:proofErr w:type="spellEnd"/>
      <w:r>
        <w:t xml:space="preserve"> </w:t>
      </w:r>
      <w:proofErr w:type="spellStart"/>
      <w:r>
        <w:t>vào</w:t>
      </w:r>
      <w:proofErr w:type="spellEnd"/>
      <w:r>
        <w:t xml:space="preserve"> 1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t>đẹp</w:t>
      </w:r>
      <w:proofErr w:type="spellEnd"/>
    </w:p>
  </w:comment>
  <w:comment w:id="233" w:author="Thơ Lê" w:date="2020-07-29T15:56:00Z" w:initials="TL">
    <w:p w14:paraId="5AE615A0" w14:textId="6481EE99" w:rsidR="00AC2618" w:rsidRDefault="00AC2618" w:rsidP="0092231D">
      <w:pPr>
        <w:pStyle w:val="CommentText"/>
        <w:ind w:left="0" w:firstLine="0"/>
      </w:pPr>
      <w:r>
        <w:rPr>
          <w:rStyle w:val="CommentReference"/>
        </w:rPr>
        <w:annotationRef/>
      </w:r>
      <w:r>
        <w:t xml:space="preserve">Cite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vào</w:t>
      </w:r>
      <w:proofErr w:type="spellEnd"/>
      <w:r>
        <w:t xml:space="preserve"> </w:t>
      </w:r>
      <w:proofErr w:type="spellStart"/>
      <w:r>
        <w:t>đây</w:t>
      </w:r>
      <w:proofErr w:type="spellEnd"/>
    </w:p>
  </w:comment>
  <w:comment w:id="234" w:author="Thơ Lê" w:date="2020-07-29T15:57:00Z" w:initials="TL">
    <w:p w14:paraId="67AB5625" w14:textId="363E59D2" w:rsidR="00AC2618" w:rsidRDefault="00AC2618">
      <w:pPr>
        <w:pStyle w:val="CommentText"/>
      </w:pPr>
      <w:r>
        <w:rPr>
          <w:rStyle w:val="CommentReference"/>
        </w:rPr>
        <w:annotationRef/>
      </w:r>
      <w:r>
        <w:t xml:space="preserve">Cite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vào</w:t>
      </w:r>
      <w:proofErr w:type="spellEnd"/>
      <w:r>
        <w:t xml:space="preserve"> </w:t>
      </w:r>
      <w:proofErr w:type="spellStart"/>
      <w:r>
        <w:t>đây</w:t>
      </w:r>
      <w:proofErr w:type="spellEnd"/>
    </w:p>
  </w:comment>
  <w:comment w:id="250" w:author="Thơ Lê" w:date="2020-07-29T15:59:00Z" w:initials="TL">
    <w:p w14:paraId="2832A15F" w14:textId="33345E46" w:rsidR="00AC2618" w:rsidRDefault="00AC2618">
      <w:pPr>
        <w:pStyle w:val="CommentText"/>
      </w:pPr>
      <w:r>
        <w:rPr>
          <w:rStyle w:val="CommentReference"/>
        </w:rPr>
        <w:annotationRef/>
      </w:r>
      <w:r>
        <w:t xml:space="preserve">Cite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vào</w:t>
      </w:r>
      <w:proofErr w:type="spellEnd"/>
      <w:r>
        <w:t xml:space="preserve"> </w:t>
      </w:r>
      <w:proofErr w:type="spellStart"/>
      <w:r>
        <w:t>đây</w:t>
      </w:r>
      <w:proofErr w:type="spellEnd"/>
    </w:p>
  </w:comment>
  <w:comment w:id="251" w:author="Thơ Lê" w:date="2020-07-29T16:00:00Z" w:initials="TL">
    <w:p w14:paraId="57897637" w14:textId="3026DFB4" w:rsidR="00AC2618" w:rsidRDefault="00AC2618">
      <w:pPr>
        <w:pStyle w:val="CommentText"/>
      </w:pPr>
      <w:r>
        <w:rPr>
          <w:rStyle w:val="CommentReference"/>
        </w:rPr>
        <w:annotationRef/>
      </w:r>
      <w:r>
        <w:t>citation</w:t>
      </w:r>
    </w:p>
  </w:comment>
  <w:comment w:id="253" w:author="Thơ Lê" w:date="2020-07-29T16:00:00Z" w:initials="TL">
    <w:p w14:paraId="255B6C69" w14:textId="7BAF6669" w:rsidR="00AC2618" w:rsidRDefault="00AC2618">
      <w:pPr>
        <w:pStyle w:val="CommentText"/>
      </w:pPr>
      <w:r>
        <w:rPr>
          <w:rStyle w:val="CommentReference"/>
        </w:rPr>
        <w:annotationRef/>
      </w:r>
      <w:r>
        <w:t xml:space="preserve">citation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này</w:t>
      </w:r>
      <w:proofErr w:type="spellEnd"/>
    </w:p>
  </w:comment>
  <w:comment w:id="262" w:author="Thơ Lê" w:date="2020-07-29T16:02:00Z" w:initials="TL">
    <w:p w14:paraId="56C7AB55" w14:textId="77CAEA15" w:rsidR="00AC2618" w:rsidRDefault="00AC2618">
      <w:pPr>
        <w:pStyle w:val="CommentText"/>
      </w:pPr>
      <w:r>
        <w:rPr>
          <w:rStyle w:val="CommentReference"/>
        </w:rPr>
        <w:annotationRef/>
      </w:r>
      <w:proofErr w:type="spellStart"/>
      <w:r>
        <w:t>Ví</w:t>
      </w:r>
      <w:proofErr w:type="spellEnd"/>
      <w:r>
        <w:t xml:space="preserve"> </w:t>
      </w:r>
      <w:proofErr w:type="spellStart"/>
      <w:r>
        <w:t>dụ</w:t>
      </w:r>
      <w:proofErr w:type="spellEnd"/>
      <w:r>
        <w:t xml:space="preserve"> ko </w:t>
      </w:r>
      <w:proofErr w:type="spellStart"/>
      <w:r>
        <w:t>mấy</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Ngoài</w:t>
      </w:r>
      <w:proofErr w:type="spellEnd"/>
      <w:r>
        <w:t xml:space="preserve"> ra, </w:t>
      </w:r>
      <w:proofErr w:type="spellStart"/>
      <w:r>
        <w:t>đây</w:t>
      </w:r>
      <w:proofErr w:type="spellEnd"/>
      <w:r>
        <w:t xml:space="preserve"> </w:t>
      </w:r>
      <w:proofErr w:type="spellStart"/>
      <w:r>
        <w:t>là</w:t>
      </w:r>
      <w:proofErr w:type="spellEnd"/>
      <w:r>
        <w:t xml:space="preserve"> </w:t>
      </w:r>
      <w:proofErr w:type="spellStart"/>
      <w:r>
        <w:t>phần</w:t>
      </w:r>
      <w:proofErr w:type="spellEnd"/>
      <w:r>
        <w:t xml:space="preserve"> </w:t>
      </w:r>
      <w:proofErr w:type="spellStart"/>
      <w:r>
        <w:t>em</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hữu</w:t>
      </w:r>
      <w:proofErr w:type="spellEnd"/>
      <w:r>
        <w:t xml:space="preserve">, do </w:t>
      </w:r>
      <w:proofErr w:type="spellStart"/>
      <w:r>
        <w:t>đó</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ko </w:t>
      </w:r>
      <w:proofErr w:type="spellStart"/>
      <w:r>
        <w:t>cần</w:t>
      </w:r>
      <w:proofErr w:type="spellEnd"/>
      <w:r>
        <w:t xml:space="preserve"> </w:t>
      </w:r>
      <w:proofErr w:type="spellStart"/>
      <w:r>
        <w:t>dùng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p>
  </w:comment>
  <w:comment w:id="264" w:author="Thơ Lê" w:date="2020-07-29T16:01:00Z" w:initials="TL">
    <w:p w14:paraId="4DCDBC04" w14:textId="643CB826" w:rsidR="00AC2618" w:rsidRDefault="00AC2618">
      <w:pPr>
        <w:pStyle w:val="CommentText"/>
      </w:pPr>
      <w:r>
        <w:rPr>
          <w:rStyle w:val="CommentReference"/>
        </w:rPr>
        <w:annotationRef/>
      </w:r>
      <w:proofErr w:type="spellStart"/>
      <w:r>
        <w:t>Nội</w:t>
      </w:r>
      <w:proofErr w:type="spellEnd"/>
      <w:r>
        <w:t xml:space="preserve"> dung </w:t>
      </w:r>
      <w:proofErr w:type="spellStart"/>
      <w:r>
        <w:t>này</w:t>
      </w:r>
      <w:proofErr w:type="spellEnd"/>
      <w:r>
        <w:t xml:space="preserve"> ko </w:t>
      </w:r>
      <w:proofErr w:type="spellStart"/>
      <w:r>
        <w:t>mấy</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nếu</w:t>
      </w:r>
      <w:proofErr w:type="spellEnd"/>
      <w:r>
        <w:t xml:space="preserve"> </w:t>
      </w:r>
      <w:proofErr w:type="spellStart"/>
      <w:r>
        <w:t>lược</w:t>
      </w:r>
      <w:proofErr w:type="spellEnd"/>
      <w:r>
        <w:t xml:space="preserve"> </w:t>
      </w:r>
      <w:proofErr w:type="spellStart"/>
      <w:r>
        <w:t>bớt</w:t>
      </w:r>
      <w:proofErr w:type="spellEnd"/>
      <w:r>
        <w:t xml:space="preserve"> </w:t>
      </w:r>
      <w:proofErr w:type="spellStart"/>
      <w:r>
        <w:t>đc</w:t>
      </w:r>
      <w:proofErr w:type="spellEnd"/>
      <w:r>
        <w:t xml:space="preserve"> </w:t>
      </w:r>
      <w:proofErr w:type="spellStart"/>
      <w:r>
        <w:t>thì</w:t>
      </w:r>
      <w:proofErr w:type="spellEnd"/>
      <w:r>
        <w:t xml:space="preserve"> </w:t>
      </w:r>
      <w:proofErr w:type="spellStart"/>
      <w:r>
        <w:t>nên</w:t>
      </w:r>
      <w:proofErr w:type="spellEnd"/>
      <w:r>
        <w:t xml:space="preserve"> </w:t>
      </w:r>
      <w:proofErr w:type="spellStart"/>
      <w:r>
        <w:t>lược</w:t>
      </w:r>
      <w:proofErr w:type="spellEnd"/>
      <w:r>
        <w:t xml:space="preserve"> </w:t>
      </w:r>
      <w:proofErr w:type="spellStart"/>
      <w:r>
        <w:t>đi</w:t>
      </w:r>
      <w:proofErr w:type="spellEnd"/>
      <w:r>
        <w:t xml:space="preserve"> </w:t>
      </w:r>
      <w:proofErr w:type="spellStart"/>
      <w:r>
        <w:t>nha</w:t>
      </w:r>
      <w:proofErr w:type="spellEnd"/>
      <w:r>
        <w:t>.</w:t>
      </w:r>
    </w:p>
  </w:comment>
  <w:comment w:id="283" w:author="Thơ Lê" w:date="2020-07-29T16:07:00Z" w:initials="TL">
    <w:p w14:paraId="68EE103D" w14:textId="1DD7F87C" w:rsidR="00AC2618" w:rsidRDefault="00AC2618">
      <w:pPr>
        <w:pStyle w:val="CommentText"/>
      </w:pPr>
      <w:r>
        <w:rPr>
          <w:rStyle w:val="CommentReference"/>
        </w:rPr>
        <w:annotationRef/>
      </w:r>
      <w:proofErr w:type="spellStart"/>
      <w:r>
        <w:t>Định</w:t>
      </w:r>
      <w:proofErr w:type="spellEnd"/>
      <w:r>
        <w:t xml:space="preserve"> </w:t>
      </w:r>
      <w:proofErr w:type="spellStart"/>
      <w:r>
        <w:t>dạng</w:t>
      </w:r>
      <w:proofErr w:type="spellEnd"/>
      <w:r>
        <w:t xml:space="preserve"> </w:t>
      </w:r>
      <w:proofErr w:type="spellStart"/>
      <w:r>
        <w:t>trích</w:t>
      </w:r>
      <w:proofErr w:type="spellEnd"/>
      <w:r>
        <w:t xml:space="preserve"> </w:t>
      </w:r>
      <w:proofErr w:type="spellStart"/>
      <w:r>
        <w:t>dẩn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phải</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em</w:t>
      </w:r>
      <w:proofErr w:type="spellEnd"/>
      <w:r>
        <w:t xml:space="preserve"> </w:t>
      </w:r>
      <w:proofErr w:type="spellStart"/>
      <w:r>
        <w:t>đang</w:t>
      </w:r>
      <w:proofErr w:type="spellEnd"/>
      <w:r>
        <w:t xml:space="preserve"> </w:t>
      </w: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bây</w:t>
      </w:r>
      <w:proofErr w:type="spellEnd"/>
      <w:r>
        <w:t xml:space="preserve"> </w:t>
      </w:r>
      <w:proofErr w:type="spellStart"/>
      <w:r>
        <w:t>giờ</w:t>
      </w:r>
      <w:proofErr w:type="spellEnd"/>
      <w:r>
        <w:t xml:space="preserve"> </w:t>
      </w:r>
      <w:proofErr w:type="spellStart"/>
      <w:r>
        <w:t>lại</w:t>
      </w:r>
      <w:proofErr w:type="spellEnd"/>
      <w:r>
        <w:t xml:space="preserve"> </w:t>
      </w:r>
      <w:proofErr w:type="spellStart"/>
      <w:r>
        <w:t>viết</w:t>
      </w:r>
      <w:proofErr w:type="spellEnd"/>
      <w:r>
        <w:t xml:space="preserve"> </w:t>
      </w:r>
      <w:proofErr w:type="spellStart"/>
      <w:r>
        <w:t>thành</w:t>
      </w:r>
      <w:proofErr w:type="spellEnd"/>
      <w:r>
        <w:t xml:space="preserve"> (</w:t>
      </w:r>
      <w:proofErr w:type="spellStart"/>
      <w:r>
        <w:t>tên</w:t>
      </w:r>
      <w:proofErr w:type="spellEnd"/>
      <w:r>
        <w:t xml:space="preserve"> </w:t>
      </w:r>
      <w:proofErr w:type="spellStart"/>
      <w:r>
        <w:t>nhóm</w:t>
      </w:r>
      <w:proofErr w:type="spellEnd"/>
      <w:r>
        <w:t xml:space="preserve"> </w:t>
      </w:r>
      <w:proofErr w:type="spellStart"/>
      <w:r>
        <w:t>tác</w:t>
      </w:r>
      <w:proofErr w:type="spellEnd"/>
      <w:r>
        <w:t xml:space="preserve"> </w:t>
      </w:r>
      <w:proofErr w:type="spellStart"/>
      <w:r>
        <w:t>giả</w:t>
      </w:r>
      <w:proofErr w:type="spellEnd"/>
      <w:r>
        <w:t xml:space="preserve">, </w:t>
      </w:r>
      <w:proofErr w:type="spellStart"/>
      <w:r>
        <w:t>năm</w:t>
      </w:r>
      <w:proofErr w:type="spellEnd"/>
      <w:r>
        <w:t xml:space="preserve"> </w:t>
      </w:r>
      <w:proofErr w:type="spellStart"/>
      <w:r>
        <w:t>xuất</w:t>
      </w:r>
      <w:proofErr w:type="spellEnd"/>
      <w:r>
        <w:t xml:space="preserve"> </w:t>
      </w:r>
      <w:proofErr w:type="spellStart"/>
      <w:r>
        <w:t>bản</w:t>
      </w:r>
      <w:proofErr w:type="spellEnd"/>
      <w:r>
        <w:t>).</w:t>
      </w:r>
    </w:p>
  </w:comment>
  <w:comment w:id="284" w:author="Thơ Lê" w:date="2020-07-29T16:08:00Z" w:initials="TL">
    <w:p w14:paraId="24C05E2C" w14:textId="132693CA" w:rsidR="00AC2618" w:rsidRDefault="00AC2618">
      <w:pPr>
        <w:pStyle w:val="CommentText"/>
      </w:pPr>
      <w:r>
        <w:rPr>
          <w:rStyle w:val="CommentReference"/>
        </w:rPr>
        <w:annotationRef/>
      </w:r>
      <w:r>
        <w:t xml:space="preserve">POS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t>gì</w:t>
      </w:r>
      <w:proofErr w:type="spellEnd"/>
      <w:r>
        <w:t>?</w:t>
      </w:r>
    </w:p>
  </w:comment>
  <w:comment w:id="291" w:author="Thơ Lê" w:date="2020-07-29T16:47:00Z" w:initials="TL">
    <w:p w14:paraId="0A70835A" w14:textId="114C18B6" w:rsidR="00AC2618" w:rsidRDefault="00AC2618">
      <w:pPr>
        <w:pStyle w:val="CommentText"/>
      </w:pPr>
      <w:r>
        <w:rPr>
          <w:rStyle w:val="CommentReference"/>
        </w:rPr>
        <w:annotationRef/>
      </w:r>
      <w:proofErr w:type="spellStart"/>
      <w:r>
        <w:t>Dịch</w:t>
      </w:r>
      <w:proofErr w:type="spellEnd"/>
      <w:r>
        <w:t xml:space="preserve"> </w:t>
      </w:r>
      <w:proofErr w:type="spellStart"/>
      <w:r>
        <w:t>từ</w:t>
      </w:r>
      <w:proofErr w:type="spellEnd"/>
      <w:r>
        <w:t xml:space="preserve"> </w:t>
      </w:r>
      <w:proofErr w:type="spellStart"/>
      <w:r>
        <w:t>này</w:t>
      </w:r>
      <w:proofErr w:type="spellEnd"/>
      <w:r>
        <w:t xml:space="preserve"> ra</w:t>
      </w:r>
    </w:p>
  </w:comment>
  <w:comment w:id="296" w:author="Thơ Lê" w:date="2020-07-30T21:12:00Z" w:initials="TL">
    <w:p w14:paraId="3D9864BD" w14:textId="27FD6641" w:rsidR="00AC2618" w:rsidRDefault="00AC2618">
      <w:pPr>
        <w:pStyle w:val="CommentText"/>
      </w:pPr>
      <w:r>
        <w:rPr>
          <w:rStyle w:val="CommentReference"/>
        </w:rPr>
        <w:annotationRef/>
      </w:r>
      <w:proofErr w:type="spellStart"/>
      <w:r>
        <w:t>Dư</w:t>
      </w:r>
      <w:proofErr w:type="spellEnd"/>
      <w:r>
        <w:t xml:space="preserve"> </w:t>
      </w:r>
      <w:proofErr w:type="spellStart"/>
      <w:r>
        <w:t>chữ</w:t>
      </w:r>
      <w:proofErr w:type="spellEnd"/>
      <w:r>
        <w:t xml:space="preserve"> “g” -&gt; </w:t>
      </w:r>
      <w:proofErr w:type="spellStart"/>
      <w:r>
        <w:t>văn</w:t>
      </w:r>
      <w:proofErr w:type="spellEnd"/>
      <w:r>
        <w:t xml:space="preserve"> </w:t>
      </w:r>
      <w:proofErr w:type="spellStart"/>
      <w:r>
        <w:t>bản</w:t>
      </w:r>
      <w:proofErr w:type="spellEnd"/>
    </w:p>
  </w:comment>
  <w:comment w:id="297" w:author="Thơ Lê" w:date="2020-07-30T21:17:00Z" w:initials="TL">
    <w:p w14:paraId="16EDC0B5" w14:textId="77777777" w:rsidR="00AC2618" w:rsidRDefault="00AC2618">
      <w:pPr>
        <w:pStyle w:val="CommentText"/>
      </w:pPr>
      <w:r>
        <w:rPr>
          <w:rStyle w:val="CommentReference"/>
        </w:rPr>
        <w:annotationRef/>
      </w:r>
      <w:r>
        <w:t xml:space="preserve">Ko </w:t>
      </w:r>
      <w:proofErr w:type="spellStart"/>
      <w:r>
        <w:t>phải</w:t>
      </w:r>
      <w:proofErr w:type="spellEnd"/>
      <w:r>
        <w:t xml:space="preserve"> </w:t>
      </w:r>
      <w:proofErr w:type="spellStart"/>
      <w:r>
        <w:t>dạng</w:t>
      </w:r>
      <w:proofErr w:type="spellEnd"/>
      <w:r>
        <w:t xml:space="preserve"> </w:t>
      </w:r>
      <w:proofErr w:type="spellStart"/>
      <w:r>
        <w:t>trọng</w:t>
      </w:r>
      <w:proofErr w:type="spellEnd"/>
      <w:r>
        <w:t xml:space="preserve"> </w:t>
      </w:r>
      <w:proofErr w:type="spellStart"/>
      <w:r>
        <w:t>số</w:t>
      </w:r>
      <w:proofErr w:type="spellEnd"/>
      <w:r>
        <w:t xml:space="preserve"> -&gt; </w:t>
      </w:r>
      <w:proofErr w:type="spellStart"/>
      <w:r>
        <w:t>Dạng</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từ</w:t>
      </w:r>
      <w:proofErr w:type="spellEnd"/>
      <w:r>
        <w:t xml:space="preserve"> </w:t>
      </w:r>
      <w:proofErr w:type="spellStart"/>
      <w:r>
        <w:t>có</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thì</w:t>
      </w:r>
      <w:proofErr w:type="spellEnd"/>
      <w:r>
        <w:t xml:space="preserve"> </w:t>
      </w:r>
      <w:proofErr w:type="spellStart"/>
      <w:r>
        <w:t>số</w:t>
      </w:r>
      <w:proofErr w:type="spellEnd"/>
      <w:r>
        <w:t xml:space="preserve"> 1, ko </w:t>
      </w:r>
      <w:proofErr w:type="spellStart"/>
      <w:r>
        <w:t>xuất</w:t>
      </w:r>
      <w:proofErr w:type="spellEnd"/>
      <w:r>
        <w:t xml:space="preserve"> </w:t>
      </w:r>
      <w:proofErr w:type="spellStart"/>
      <w:r>
        <w:t>hiện</w:t>
      </w:r>
      <w:proofErr w:type="spellEnd"/>
      <w:r>
        <w:t xml:space="preserve"> </w:t>
      </w:r>
      <w:proofErr w:type="spellStart"/>
      <w:r>
        <w:t>thì</w:t>
      </w:r>
      <w:proofErr w:type="spellEnd"/>
      <w:r>
        <w:t xml:space="preserve"> </w:t>
      </w:r>
      <w:proofErr w:type="spellStart"/>
      <w:r>
        <w:t>là</w:t>
      </w:r>
      <w:proofErr w:type="spellEnd"/>
      <w:r>
        <w:t xml:space="preserve"> </w:t>
      </w:r>
      <w:proofErr w:type="spellStart"/>
      <w:r>
        <w:t>số</w:t>
      </w:r>
      <w:proofErr w:type="spellEnd"/>
      <w:r>
        <w:t xml:space="preserve"> 0.</w:t>
      </w:r>
    </w:p>
    <w:p w14:paraId="1F03A0F1" w14:textId="3AFFC7D8" w:rsidR="00AC2618" w:rsidRDefault="00AC2618">
      <w:pPr>
        <w:pStyle w:val="CommentText"/>
      </w:pPr>
      <w:proofErr w:type="spellStart"/>
      <w:r>
        <w:t>Ngoài</w:t>
      </w:r>
      <w:proofErr w:type="spellEnd"/>
      <w:r>
        <w:t xml:space="preserve"> ra, </w:t>
      </w:r>
      <w:proofErr w:type="spellStart"/>
      <w:r>
        <w:t>em</w:t>
      </w:r>
      <w:proofErr w:type="spellEnd"/>
      <w:r>
        <w:t xml:space="preserve"> </w:t>
      </w:r>
      <w:proofErr w:type="spellStart"/>
      <w:r>
        <w:t>làm</w:t>
      </w:r>
      <w:proofErr w:type="spellEnd"/>
      <w:r>
        <w:t xml:space="preserve"> </w:t>
      </w:r>
      <w:proofErr w:type="spellStart"/>
      <w:r>
        <w:t>thiếu</w:t>
      </w:r>
      <w:proofErr w:type="spellEnd"/>
      <w:r>
        <w:t xml:space="preserve"> </w:t>
      </w:r>
      <w:proofErr w:type="spellStart"/>
      <w:r>
        <w:t>chữ</w:t>
      </w:r>
      <w:proofErr w:type="spellEnd"/>
      <w:r>
        <w:t xml:space="preserve"> </w:t>
      </w:r>
      <w:proofErr w:type="spellStart"/>
      <w:r>
        <w:t>siêu</w:t>
      </w:r>
      <w:proofErr w:type="spellEnd"/>
      <w:r>
        <w:t xml:space="preserve"> </w:t>
      </w:r>
      <w:proofErr w:type="spellStart"/>
      <w:r>
        <w:t>rồi</w:t>
      </w:r>
      <w:proofErr w:type="spellEnd"/>
      <w:r>
        <w:t xml:space="preserve">. </w:t>
      </w:r>
      <w:proofErr w:type="spellStart"/>
      <w:r>
        <w:t>Phải</w:t>
      </w:r>
      <w:proofErr w:type="spellEnd"/>
      <w:r>
        <w:t xml:space="preserve"> </w:t>
      </w:r>
      <w:proofErr w:type="spellStart"/>
      <w:r>
        <w:t>là</w:t>
      </w:r>
      <w:proofErr w:type="spellEnd"/>
      <w:r>
        <w:t xml:space="preserve"> 4 </w:t>
      </w:r>
      <w:proofErr w:type="spellStart"/>
      <w:r>
        <w:t>từ</w:t>
      </w:r>
      <w:proofErr w:type="spellEnd"/>
      <w:r>
        <w:t xml:space="preserve">: </w:t>
      </w:r>
      <w:proofErr w:type="spellStart"/>
      <w:r>
        <w:t>máy</w:t>
      </w:r>
      <w:proofErr w:type="spellEnd"/>
      <w:r>
        <w:t xml:space="preserve">, vi, </w:t>
      </w:r>
      <w:proofErr w:type="spellStart"/>
      <w:r>
        <w:t>tính</w:t>
      </w:r>
      <w:proofErr w:type="spellEnd"/>
      <w:r>
        <w:t xml:space="preserve">, </w:t>
      </w:r>
      <w:proofErr w:type="spellStart"/>
      <w:r>
        <w:t>siêu</w:t>
      </w:r>
      <w:proofErr w:type="spellEnd"/>
    </w:p>
  </w:comment>
  <w:comment w:id="298" w:author="Thơ Lê" w:date="2020-07-30T21:22:00Z" w:initials="TL">
    <w:p w14:paraId="385AF082" w14:textId="1BD7427D" w:rsidR="00AC2618" w:rsidRDefault="00AC2618">
      <w:pPr>
        <w:pStyle w:val="CommentText"/>
      </w:pPr>
      <w:r>
        <w:rPr>
          <w:rStyle w:val="CommentReference"/>
        </w:rPr>
        <w:annotationRef/>
      </w:r>
      <w:proofErr w:type="spellStart"/>
      <w:r>
        <w:t>Trọng</w:t>
      </w:r>
      <w:proofErr w:type="spellEnd"/>
      <w:r>
        <w:t xml:space="preserve"> </w:t>
      </w:r>
      <w:proofErr w:type="spellStart"/>
      <w:r>
        <w:t>số</w:t>
      </w:r>
      <w:proofErr w:type="spellEnd"/>
      <w:r>
        <w:t xml:space="preserve"> </w:t>
      </w:r>
      <w:proofErr w:type="spellStart"/>
      <w:r>
        <w:t>nhị</w:t>
      </w:r>
      <w:proofErr w:type="spellEnd"/>
      <w:r>
        <w:t xml:space="preserve"> </w:t>
      </w:r>
      <w:proofErr w:type="spellStart"/>
      <w:r>
        <w:t>phân</w:t>
      </w:r>
      <w:proofErr w:type="spellEnd"/>
    </w:p>
  </w:comment>
  <w:comment w:id="303" w:author="Thơ Lê" w:date="2020-07-30T21:23:00Z" w:initials="TL">
    <w:p w14:paraId="18D10C56" w14:textId="0F88B80A" w:rsidR="00AC2618" w:rsidRDefault="00AC2618">
      <w:pPr>
        <w:pStyle w:val="CommentText"/>
      </w:pPr>
      <w:r>
        <w:rPr>
          <w:rStyle w:val="CommentReference"/>
        </w:rPr>
        <w:annotationRef/>
      </w:r>
      <w:proofErr w:type="spellStart"/>
      <w:r>
        <w:t>Phương</w:t>
      </w:r>
      <w:proofErr w:type="spellEnd"/>
      <w:r>
        <w:t xml:space="preserve"> </w:t>
      </w:r>
      <w:proofErr w:type="spellStart"/>
      <w:r>
        <w:t>pháp</w:t>
      </w:r>
      <w:proofErr w:type="spellEnd"/>
      <w:r>
        <w:t xml:space="preserve"> </w:t>
      </w:r>
      <w:proofErr w:type="spellStart"/>
      <w:r>
        <w:t>trọng</w:t>
      </w:r>
      <w:proofErr w:type="spellEnd"/>
      <w:r>
        <w:t xml:space="preserve"> </w:t>
      </w:r>
      <w:proofErr w:type="spellStart"/>
      <w:r>
        <w:t>số</w:t>
      </w:r>
      <w:proofErr w:type="spellEnd"/>
      <w:r>
        <w:t xml:space="preserve"> TF-IDF </w:t>
      </w:r>
      <w:proofErr w:type="spellStart"/>
      <w:r>
        <w:t>kết</w:t>
      </w:r>
      <w:proofErr w:type="spellEnd"/>
      <w:r>
        <w:t xml:space="preserve"> </w:t>
      </w:r>
      <w:proofErr w:type="spellStart"/>
      <w:r>
        <w:t>hợp</w:t>
      </w:r>
      <w:proofErr w:type="spellEnd"/>
      <w:r>
        <w:t xml:space="preserve"> </w:t>
      </w:r>
      <w:proofErr w:type="spellStart"/>
      <w:r>
        <w:t>phương</w:t>
      </w:r>
      <w:proofErr w:type="spellEnd"/>
      <w:r>
        <w:t xml:space="preserve"> </w:t>
      </w:r>
      <w:proofErr w:type="spellStart"/>
      <w:r>
        <w:t>pháp</w:t>
      </w:r>
      <w:proofErr w:type="spellEnd"/>
      <w:r>
        <w:t xml:space="preserve"> TF </w:t>
      </w:r>
      <w:proofErr w:type="spellStart"/>
      <w:r>
        <w:t>và</w:t>
      </w:r>
      <w:proofErr w:type="spellEnd"/>
      <w:r>
        <w:t xml:space="preserve"> IDF</w:t>
      </w:r>
    </w:p>
  </w:comment>
  <w:comment w:id="323" w:author="Thơ Lê" w:date="2020-07-30T21:28:00Z" w:initials="TL">
    <w:p w14:paraId="2BBF2A75" w14:textId="349C845B" w:rsidR="00AC2618" w:rsidRDefault="00AC2618">
      <w:pPr>
        <w:pStyle w:val="CommentText"/>
      </w:pPr>
      <w:r>
        <w:rPr>
          <w:rStyle w:val="CommentReference"/>
        </w:rPr>
        <w:annotationRef/>
      </w:r>
      <w:proofErr w:type="spellStart"/>
      <w:r>
        <w:t>Viết</w:t>
      </w:r>
      <w:proofErr w:type="spellEnd"/>
      <w:r>
        <w:t xml:space="preserve"> </w:t>
      </w:r>
      <w:proofErr w:type="spellStart"/>
      <w:r>
        <w:t>lại</w:t>
      </w:r>
      <w:proofErr w:type="spellEnd"/>
      <w:r>
        <w:t xml:space="preserve"> </w:t>
      </w:r>
      <w:proofErr w:type="spellStart"/>
      <w:r>
        <w:t>dạng</w:t>
      </w:r>
      <w:proofErr w:type="spellEnd"/>
      <w:r>
        <w:t xml:space="preserve"> </w:t>
      </w:r>
      <w:proofErr w:type="spellStart"/>
      <w:r>
        <w:t>công</w:t>
      </w:r>
      <w:proofErr w:type="spellEnd"/>
      <w:r>
        <w:t xml:space="preserve"> </w:t>
      </w:r>
      <w:proofErr w:type="spellStart"/>
      <w:r>
        <w:t>thức</w:t>
      </w:r>
      <w:proofErr w:type="spellEnd"/>
      <w:r>
        <w:t xml:space="preserve"> (formula)</w:t>
      </w:r>
    </w:p>
  </w:comment>
  <w:comment w:id="324" w:author="Thơ Lê" w:date="2020-07-30T21:29:00Z" w:initials="TL">
    <w:p w14:paraId="7D4179F9" w14:textId="2712390C" w:rsidR="00AC2618" w:rsidRDefault="00AC2618">
      <w:pPr>
        <w:pStyle w:val="CommentText"/>
      </w:pPr>
      <w:r>
        <w:rPr>
          <w:rStyle w:val="CommentReference"/>
        </w:rPr>
        <w:annotationRef/>
      </w:r>
      <w:proofErr w:type="spellStart"/>
      <w:r>
        <w:t>Thêm</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cho</w:t>
      </w:r>
      <w:proofErr w:type="spellEnd"/>
      <w:r>
        <w:t xml:space="preserve"> word2vec</w:t>
      </w:r>
    </w:p>
  </w:comment>
  <w:comment w:id="332" w:author="Thơ Lê" w:date="2020-07-30T21:34:00Z" w:initials="TL">
    <w:p w14:paraId="31171FBB" w14:textId="50E7137A" w:rsidR="00AC2618" w:rsidRDefault="00AC2618">
      <w:pPr>
        <w:pStyle w:val="CommentText"/>
      </w:pPr>
      <w:r>
        <w:rPr>
          <w:rStyle w:val="CommentReference"/>
        </w:rPr>
        <w:annotationRef/>
      </w:r>
      <w:proofErr w:type="spellStart"/>
      <w:r>
        <w:t>Hình</w:t>
      </w:r>
      <w:proofErr w:type="spellEnd"/>
      <w:r>
        <w:t xml:space="preserve"> ko </w:t>
      </w:r>
      <w:proofErr w:type="spellStart"/>
      <w:r>
        <w:t>nên</w:t>
      </w:r>
      <w:proofErr w:type="spellEnd"/>
      <w:r>
        <w:t xml:space="preserve"> </w:t>
      </w:r>
      <w:proofErr w:type="spellStart"/>
      <w:r>
        <w:t>tràn</w:t>
      </w:r>
      <w:proofErr w:type="spellEnd"/>
      <w:r>
        <w:t xml:space="preserve"> ra </w:t>
      </w:r>
      <w:proofErr w:type="spellStart"/>
      <w:r>
        <w:t>khỏi</w:t>
      </w:r>
      <w:proofErr w:type="spellEnd"/>
      <w:r>
        <w:t xml:space="preserve"> </w:t>
      </w:r>
      <w:proofErr w:type="spellStart"/>
      <w:r>
        <w:t>lề</w:t>
      </w:r>
      <w:proofErr w:type="spellEnd"/>
      <w:r>
        <w:t xml:space="preserve">. </w:t>
      </w:r>
      <w:proofErr w:type="spellStart"/>
      <w:r>
        <w:t>Em</w:t>
      </w:r>
      <w:proofErr w:type="spellEnd"/>
      <w:r>
        <w:t xml:space="preserve"> </w:t>
      </w:r>
      <w:proofErr w:type="spellStart"/>
      <w:r>
        <w:t>chỉnh</w:t>
      </w:r>
      <w:proofErr w:type="spellEnd"/>
      <w:r>
        <w:t xml:space="preserve"> </w:t>
      </w:r>
      <w:proofErr w:type="spellStart"/>
      <w:r>
        <w:t>lại</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p>
  </w:comment>
  <w:comment w:id="341" w:author="Thơ Lê" w:date="2020-07-30T21:36:00Z" w:initials="TL">
    <w:p w14:paraId="50213A6A" w14:textId="680D4AE0" w:rsidR="00AC2618" w:rsidRDefault="00AC2618">
      <w:pPr>
        <w:pStyle w:val="CommentText"/>
      </w:pPr>
      <w:r>
        <w:rPr>
          <w:rStyle w:val="CommentReference"/>
        </w:rPr>
        <w:annotationRef/>
      </w:r>
      <w:proofErr w:type="spellStart"/>
      <w:r>
        <w:t>Em</w:t>
      </w:r>
      <w:proofErr w:type="spellEnd"/>
      <w:r>
        <w:t xml:space="preserve"> </w:t>
      </w:r>
      <w:proofErr w:type="spellStart"/>
      <w:r>
        <w:t>xem</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ko </w:t>
      </w:r>
      <w:proofErr w:type="spellStart"/>
      <w:r>
        <w:t>gian</w:t>
      </w:r>
      <w:proofErr w:type="spellEnd"/>
      <w:r>
        <w:t xml:space="preserve"> vector” </w:t>
      </w:r>
      <w:proofErr w:type="spellStart"/>
      <w:r>
        <w:t>vả</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túi</w:t>
      </w:r>
      <w:proofErr w:type="spellEnd"/>
      <w:r>
        <w:t xml:space="preserve"> </w:t>
      </w:r>
      <w:proofErr w:type="spellStart"/>
      <w:r>
        <w:t>từ</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t>bị</w:t>
      </w:r>
      <w:proofErr w:type="spellEnd"/>
      <w:r>
        <w:t xml:space="preserve"> </w:t>
      </w:r>
      <w:proofErr w:type="spellStart"/>
      <w:r>
        <w:t>trùng</w:t>
      </w:r>
      <w:proofErr w:type="spellEnd"/>
      <w:r>
        <w:t xml:space="preserve"> </w:t>
      </w:r>
      <w:proofErr w:type="spellStart"/>
      <w:r>
        <w:t>lắp</w:t>
      </w:r>
      <w:proofErr w:type="spellEnd"/>
      <w:r>
        <w:t xml:space="preserve"> ở </w:t>
      </w:r>
      <w:proofErr w:type="spellStart"/>
      <w:r>
        <w:t>đây</w:t>
      </w:r>
      <w:proofErr w:type="spellEnd"/>
      <w:r>
        <w:t>.</w:t>
      </w:r>
    </w:p>
  </w:comment>
  <w:comment w:id="380" w:author="Thơ Lê" w:date="2020-07-30T21:41:00Z" w:initials="TL">
    <w:p w14:paraId="4DED960C" w14:textId="77777777" w:rsidR="00AC2618" w:rsidRDefault="00AC2618">
      <w:pPr>
        <w:pStyle w:val="CommentText"/>
      </w:pPr>
      <w:r>
        <w:rPr>
          <w:rStyle w:val="CommentReference"/>
        </w:rPr>
        <w:annotationRef/>
      </w:r>
      <w:proofErr w:type="spellStart"/>
      <w:r>
        <w:t>Em</w:t>
      </w:r>
      <w:proofErr w:type="spellEnd"/>
      <w:r>
        <w:t xml:space="preserve"> </w:t>
      </w:r>
      <w:proofErr w:type="spellStart"/>
      <w:r>
        <w:t>sửa</w:t>
      </w:r>
      <w:proofErr w:type="spellEnd"/>
      <w:r>
        <w:t xml:space="preserve"> </w:t>
      </w:r>
      <w:proofErr w:type="spellStart"/>
      <w:r>
        <w:t>câu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Nên</w:t>
      </w:r>
      <w:proofErr w:type="spellEnd"/>
      <w:r>
        <w:t xml:space="preserve"> </w:t>
      </w:r>
      <w:proofErr w:type="spellStart"/>
      <w:r>
        <w:t>diễn</w:t>
      </w:r>
      <w:proofErr w:type="spellEnd"/>
      <w:r>
        <w:t xml:space="preserve"> </w:t>
      </w:r>
      <w:proofErr w:type="spellStart"/>
      <w:r>
        <w:t>đạt</w:t>
      </w:r>
      <w:proofErr w:type="spellEnd"/>
      <w:r>
        <w:t xml:space="preserve"> ý </w:t>
      </w:r>
      <w:proofErr w:type="spellStart"/>
      <w:r>
        <w:t>cho</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Chẳng</w:t>
      </w:r>
      <w:proofErr w:type="spellEnd"/>
      <w:r>
        <w:t xml:space="preserve"> </w:t>
      </w:r>
      <w:proofErr w:type="spellStart"/>
      <w:r>
        <w:t>hạn</w:t>
      </w:r>
      <w:proofErr w:type="spellEnd"/>
      <w:r>
        <w:t xml:space="preserve">: </w:t>
      </w:r>
    </w:p>
    <w:p w14:paraId="40761B30" w14:textId="44DD5659" w:rsidR="00AC2618" w:rsidRDefault="00AC2618">
      <w:pPr>
        <w:pStyle w:val="CommentText"/>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
  </w:comment>
  <w:comment w:id="407" w:author="Thơ Lê" w:date="2020-07-30T21:50:00Z" w:initials="TL">
    <w:p w14:paraId="6FC0186C" w14:textId="6A1434D5" w:rsidR="00AC2618" w:rsidRDefault="00AC2618">
      <w:pPr>
        <w:pStyle w:val="CommentText"/>
      </w:pPr>
      <w:r>
        <w:rPr>
          <w:rStyle w:val="CommentReference"/>
        </w:rPr>
        <w:annotationRef/>
      </w:r>
      <w:proofErr w:type="spellStart"/>
      <w:r>
        <w:t>Văn</w:t>
      </w:r>
      <w:proofErr w:type="spellEnd"/>
      <w:r>
        <w:t xml:space="preserve"> </w:t>
      </w:r>
      <w:proofErr w:type="spellStart"/>
      <w:r>
        <w:t>bản</w:t>
      </w:r>
      <w:proofErr w:type="spellEnd"/>
      <w:r>
        <w:t xml:space="preserve"> khoa </w:t>
      </w:r>
      <w:proofErr w:type="spellStart"/>
      <w:r>
        <w:t>học</w:t>
      </w:r>
      <w:proofErr w:type="spellEnd"/>
      <w:r>
        <w:t xml:space="preserve"> ko </w:t>
      </w:r>
      <w:proofErr w:type="spellStart"/>
      <w:r>
        <w:t>dùng</w:t>
      </w:r>
      <w:proofErr w:type="spellEnd"/>
      <w:r>
        <w:t xml:space="preserve"> “</w:t>
      </w:r>
      <w:proofErr w:type="spellStart"/>
      <w:r>
        <w:t>tôi</w:t>
      </w:r>
      <w:proofErr w:type="spellEnd"/>
      <w:r>
        <w:t xml:space="preserve">”, </w:t>
      </w:r>
      <w:proofErr w:type="spellStart"/>
      <w:r>
        <w:t>dùng</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cho</w:t>
      </w:r>
      <w:proofErr w:type="spellEnd"/>
      <w:r>
        <w:t xml:space="preserve"> </w:t>
      </w:r>
      <w:proofErr w:type="spellStart"/>
      <w:r>
        <w:t>dù</w:t>
      </w:r>
      <w:proofErr w:type="spellEnd"/>
      <w:r>
        <w:t xml:space="preserve"> </w:t>
      </w:r>
      <w:proofErr w:type="spellStart"/>
      <w:r>
        <w:t>em</w:t>
      </w:r>
      <w:proofErr w:type="spellEnd"/>
      <w:r>
        <w:t xml:space="preserve"> </w:t>
      </w:r>
      <w:proofErr w:type="spellStart"/>
      <w:r>
        <w:t>có</w:t>
      </w:r>
      <w:proofErr w:type="spellEnd"/>
      <w:r>
        <w:t xml:space="preserve"> </w:t>
      </w:r>
      <w:proofErr w:type="spellStart"/>
      <w:r>
        <w:t>làm</w:t>
      </w:r>
      <w:proofErr w:type="spellEnd"/>
      <w:r>
        <w:t xml:space="preserve"> </w:t>
      </w:r>
      <w:proofErr w:type="spellStart"/>
      <w:r>
        <w:t>việc</w:t>
      </w:r>
      <w:proofErr w:type="spellEnd"/>
      <w:r>
        <w:t xml:space="preserve"> 1 </w:t>
      </w:r>
      <w:proofErr w:type="spellStart"/>
      <w:r>
        <w:t>mình</w:t>
      </w:r>
      <w:proofErr w:type="spellEnd"/>
    </w:p>
  </w:comment>
  <w:comment w:id="408" w:author="Thơ Lê" w:date="2020-07-30T21:50:00Z" w:initials="TL">
    <w:p w14:paraId="6C8AA1A8" w14:textId="25D1CB8B" w:rsidR="00AC2618" w:rsidRDefault="00AC2618">
      <w:pPr>
        <w:pStyle w:val="CommentText"/>
      </w:pPr>
      <w:r>
        <w:rPr>
          <w:rStyle w:val="CommentReference"/>
        </w:rPr>
        <w:annotationRef/>
      </w:r>
      <w:proofErr w:type="spellStart"/>
      <w:r>
        <w:t>Viết</w:t>
      </w:r>
      <w:proofErr w:type="spellEnd"/>
      <w:r>
        <w:t xml:space="preserve"> </w:t>
      </w:r>
      <w:proofErr w:type="spellStart"/>
      <w:r>
        <w:t>đầy</w:t>
      </w:r>
      <w:proofErr w:type="spellEnd"/>
      <w:r>
        <w:t xml:space="preserve"> </w:t>
      </w:r>
      <w:proofErr w:type="spellStart"/>
      <w:r>
        <w:t>đủ</w:t>
      </w:r>
      <w:proofErr w:type="spellEnd"/>
      <w:r>
        <w:t xml:space="preserve"> ra</w:t>
      </w:r>
    </w:p>
  </w:comment>
  <w:comment w:id="421" w:author="Thơ Lê" w:date="2020-07-30T21:52:00Z" w:initials="TL">
    <w:p w14:paraId="46795C9E" w14:textId="4CC78B61" w:rsidR="00AC2618" w:rsidRDefault="00AC2618">
      <w:pPr>
        <w:pStyle w:val="CommentText"/>
      </w:pPr>
      <w:r>
        <w:rPr>
          <w:rStyle w:val="CommentReference"/>
        </w:rPr>
        <w:annotationRef/>
      </w:r>
      <w:proofErr w:type="spellStart"/>
      <w:r>
        <w:t>Hình</w:t>
      </w:r>
      <w:proofErr w:type="spellEnd"/>
      <w:r>
        <w:t xml:space="preserve"> </w:t>
      </w:r>
      <w:proofErr w:type="spellStart"/>
      <w:r>
        <w:t>này</w:t>
      </w:r>
      <w:proofErr w:type="spellEnd"/>
      <w:r>
        <w:t xml:space="preserve"> ko </w:t>
      </w:r>
      <w:proofErr w:type="spellStart"/>
      <w:r>
        <w:t>mấy</w:t>
      </w:r>
      <w:proofErr w:type="spellEnd"/>
      <w:r>
        <w:t xml:space="preserve"> </w:t>
      </w:r>
      <w:proofErr w:type="spellStart"/>
      <w:r>
        <w:t>liên</w:t>
      </w:r>
      <w:proofErr w:type="spellEnd"/>
      <w:r>
        <w:t xml:space="preserve"> </w:t>
      </w:r>
      <w:proofErr w:type="spellStart"/>
      <w:r>
        <w:t>quan</w:t>
      </w:r>
      <w:proofErr w:type="spellEnd"/>
      <w:r>
        <w:t xml:space="preserve"> </w:t>
      </w:r>
      <w:proofErr w:type="spellStart"/>
      <w:r>
        <w:t>nội</w:t>
      </w:r>
      <w:proofErr w:type="spellEnd"/>
      <w:r>
        <w:t xml:space="preserve"> dung </w:t>
      </w:r>
      <w:proofErr w:type="spellStart"/>
      <w:r>
        <w:t>em</w:t>
      </w:r>
      <w:proofErr w:type="spellEnd"/>
      <w:r>
        <w:t xml:space="preserve"> </w:t>
      </w:r>
      <w:proofErr w:type="spellStart"/>
      <w:r>
        <w:t>đang</w:t>
      </w:r>
      <w:proofErr w:type="spellEnd"/>
      <w:r>
        <w:t xml:space="preserve"> </w:t>
      </w:r>
      <w:proofErr w:type="spellStart"/>
      <w:r>
        <w:t>trình</w:t>
      </w:r>
      <w:proofErr w:type="spellEnd"/>
      <w:r>
        <w:t xml:space="preserve"> </w:t>
      </w:r>
      <w:proofErr w:type="spellStart"/>
      <w:r>
        <w:t>bày</w:t>
      </w:r>
      <w:proofErr w:type="spellEnd"/>
    </w:p>
  </w:comment>
  <w:comment w:id="450" w:author="Thơ Lê" w:date="2020-07-30T22:22:00Z" w:initials="TL">
    <w:p w14:paraId="38D495FC" w14:textId="13C6776F" w:rsidR="00AC2618" w:rsidRDefault="00AC2618">
      <w:pPr>
        <w:pStyle w:val="CommentText"/>
      </w:pPr>
      <w:r>
        <w:rPr>
          <w:rStyle w:val="CommentReference"/>
        </w:rPr>
        <w:annotationRef/>
      </w:r>
      <w:proofErr w:type="spellStart"/>
      <w:r>
        <w:t>Trích</w:t>
      </w:r>
      <w:proofErr w:type="spellEnd"/>
      <w:r>
        <w:t xml:space="preserve"> </w:t>
      </w:r>
      <w:proofErr w:type="spellStart"/>
      <w:r>
        <w:t>dẫn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vào</w:t>
      </w:r>
      <w:proofErr w:type="spellEnd"/>
      <w:r>
        <w:t xml:space="preserve"> </w:t>
      </w:r>
      <w:proofErr w:type="spellStart"/>
      <w:r>
        <w:t>đây</w:t>
      </w:r>
      <w:proofErr w:type="spellEnd"/>
    </w:p>
  </w:comment>
  <w:comment w:id="451" w:author="Thơ Lê" w:date="2020-07-30T22:09:00Z" w:initials="TL">
    <w:p w14:paraId="0A89653F" w14:textId="48F4D592" w:rsidR="00AC2618" w:rsidRDefault="00AC2618">
      <w:pPr>
        <w:pStyle w:val="CommentText"/>
      </w:pPr>
      <w:r>
        <w:rPr>
          <w:rStyle w:val="CommentReference"/>
        </w:rPr>
        <w:annotationRef/>
      </w:r>
      <w:proofErr w:type="spellStart"/>
      <w:r>
        <w:t>Trích</w:t>
      </w:r>
      <w:proofErr w:type="spellEnd"/>
      <w:r>
        <w:t xml:space="preserve"> </w:t>
      </w:r>
      <w:proofErr w:type="spellStart"/>
      <w:r>
        <w:t>dẫn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vào</w:t>
      </w:r>
      <w:proofErr w:type="spellEnd"/>
      <w:r>
        <w:t xml:space="preserve"> </w:t>
      </w:r>
      <w:proofErr w:type="spellStart"/>
      <w:r>
        <w:t>đây</w:t>
      </w:r>
      <w:proofErr w:type="spellEnd"/>
    </w:p>
  </w:comment>
  <w:comment w:id="453" w:author="Thơ Lê" w:date="2020-07-30T22:23:00Z" w:initials="TL">
    <w:p w14:paraId="26E45B41" w14:textId="0307E64C" w:rsidR="00AC2618" w:rsidRDefault="00AC2618">
      <w:pPr>
        <w:pStyle w:val="CommentText"/>
      </w:pPr>
      <w:r>
        <w:rPr>
          <w:rStyle w:val="CommentReference"/>
        </w:rPr>
        <w:annotationRef/>
      </w:r>
      <w:proofErr w:type="spellStart"/>
      <w:r>
        <w:t>Em</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ngắn</w:t>
      </w:r>
      <w:proofErr w:type="spellEnd"/>
      <w:r>
        <w:t xml:space="preserve"> </w:t>
      </w:r>
      <w:proofErr w:type="spellStart"/>
      <w:r>
        <w:t>ngọn</w:t>
      </w:r>
      <w:proofErr w:type="spellEnd"/>
      <w:r>
        <w:t xml:space="preserve">, ko </w:t>
      </w:r>
      <w:proofErr w:type="spellStart"/>
      <w:r>
        <w:t>nên</w:t>
      </w:r>
      <w:proofErr w:type="spellEnd"/>
      <w:r>
        <w:t xml:space="preserve"> </w:t>
      </w:r>
      <w:proofErr w:type="spellStart"/>
      <w:r>
        <w:t>viết</w:t>
      </w:r>
      <w:proofErr w:type="spellEnd"/>
      <w:r>
        <w:t xml:space="preserve"> </w:t>
      </w:r>
      <w:proofErr w:type="spellStart"/>
      <w:r>
        <w:t>dài</w:t>
      </w:r>
      <w:proofErr w:type="spellEnd"/>
      <w:r>
        <w:t xml:space="preserve"> </w:t>
      </w:r>
      <w:proofErr w:type="spellStart"/>
      <w:r>
        <w:t>thế</w:t>
      </w:r>
      <w:proofErr w:type="spellEnd"/>
      <w:r>
        <w:t xml:space="preserve"> </w:t>
      </w:r>
      <w:proofErr w:type="spellStart"/>
      <w:r>
        <w:t>này</w:t>
      </w:r>
      <w:proofErr w:type="spellEnd"/>
    </w:p>
  </w:comment>
  <w:comment w:id="454" w:author="Thơ Lê" w:date="2020-07-30T22:23:00Z" w:initials="TL">
    <w:p w14:paraId="5DF009E2" w14:textId="3FA85E9C" w:rsidR="00AC2618" w:rsidRDefault="00AC2618">
      <w:pPr>
        <w:pStyle w:val="CommentText"/>
      </w:pPr>
      <w:r>
        <w:rPr>
          <w:rStyle w:val="CommentReference"/>
        </w:rPr>
        <w:annotationRef/>
      </w:r>
      <w:proofErr w:type="spellStart"/>
      <w:r>
        <w:t>Em</w:t>
      </w:r>
      <w:proofErr w:type="spellEnd"/>
      <w:r>
        <w:t xml:space="preserve"> </w:t>
      </w:r>
      <w:proofErr w:type="spellStart"/>
      <w:r>
        <w:t>nên</w:t>
      </w:r>
      <w:proofErr w:type="spellEnd"/>
      <w:r>
        <w:t xml:space="preserve"> </w:t>
      </w:r>
      <w:proofErr w:type="spellStart"/>
      <w:r>
        <w:t>chép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ra, </w:t>
      </w:r>
      <w:proofErr w:type="spellStart"/>
      <w:r>
        <w:t>đổi</w:t>
      </w:r>
      <w:proofErr w:type="spellEnd"/>
      <w:r>
        <w:t xml:space="preserve"> font </w:t>
      </w:r>
      <w:proofErr w:type="spellStart"/>
      <w:r>
        <w:t>cho</w:t>
      </w:r>
      <w:proofErr w:type="spellEnd"/>
      <w:r>
        <w:t xml:space="preserve"> </w:t>
      </w:r>
      <w:proofErr w:type="spellStart"/>
      <w:r>
        <w:t>tương</w:t>
      </w:r>
      <w:proofErr w:type="spellEnd"/>
      <w:r>
        <w:t xml:space="preserve"> </w:t>
      </w:r>
      <w:proofErr w:type="spellStart"/>
      <w:r>
        <w:t>tự</w:t>
      </w:r>
      <w:proofErr w:type="spellEnd"/>
      <w:r>
        <w:t xml:space="preserve"> font </w:t>
      </w:r>
      <w:proofErr w:type="spellStart"/>
      <w:r>
        <w:t>chữ</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cho</w:t>
      </w:r>
      <w:proofErr w:type="spellEnd"/>
      <w:r>
        <w:t xml:space="preserve"> </w:t>
      </w:r>
      <w:proofErr w:type="spellStart"/>
      <w:r>
        <w:t>đẹp</w:t>
      </w:r>
      <w:proofErr w:type="spellEnd"/>
      <w:r>
        <w:t>.</w:t>
      </w:r>
    </w:p>
  </w:comment>
  <w:comment w:id="459" w:author="Thơ Lê" w:date="2020-07-30T22:25:00Z" w:initials="TL">
    <w:p w14:paraId="428B3EDF" w14:textId="7580D2AF" w:rsidR="00AC2618" w:rsidRDefault="00AC2618">
      <w:pPr>
        <w:pStyle w:val="CommentText"/>
      </w:pPr>
      <w:r>
        <w:rPr>
          <w:rStyle w:val="CommentReference"/>
        </w:rPr>
        <w:annotationRef/>
      </w:r>
      <w:proofErr w:type="spellStart"/>
      <w:r>
        <w:t>Hình</w:t>
      </w:r>
      <w:proofErr w:type="spellEnd"/>
      <w:r>
        <w:t xml:space="preserve"> </w:t>
      </w:r>
      <w:proofErr w:type="spellStart"/>
      <w:r>
        <w:t>này</w:t>
      </w:r>
      <w:proofErr w:type="spellEnd"/>
      <w:r>
        <w:t xml:space="preserve"> </w:t>
      </w:r>
      <w:proofErr w:type="spellStart"/>
      <w:r>
        <w:t>cô</w:t>
      </w:r>
      <w:proofErr w:type="spellEnd"/>
      <w:r>
        <w:t xml:space="preserve"> </w:t>
      </w:r>
      <w:proofErr w:type="spellStart"/>
      <w:r>
        <w:t>từng</w:t>
      </w:r>
      <w:proofErr w:type="spellEnd"/>
      <w:r>
        <w:t xml:space="preserve"> </w:t>
      </w:r>
      <w:proofErr w:type="spellStart"/>
      <w:r>
        <w:t>thấy</w:t>
      </w:r>
      <w:proofErr w:type="spellEnd"/>
      <w:r>
        <w:t xml:space="preserve"> ở </w:t>
      </w:r>
      <w:proofErr w:type="spellStart"/>
      <w:r>
        <w:t>Mục</w:t>
      </w:r>
      <w:proofErr w:type="spellEnd"/>
      <w:r>
        <w:t xml:space="preserve"> 2.4. Ko </w:t>
      </w:r>
      <w:proofErr w:type="spellStart"/>
      <w:r>
        <w:t>nên</w:t>
      </w:r>
      <w:proofErr w:type="spellEnd"/>
      <w:r>
        <w:t xml:space="preserve"> </w:t>
      </w:r>
      <w:proofErr w:type="spellStart"/>
      <w:r>
        <w:t>để</w:t>
      </w:r>
      <w:proofErr w:type="spellEnd"/>
      <w:r>
        <w:t xml:space="preserve"> </w:t>
      </w:r>
      <w:proofErr w:type="spellStart"/>
      <w:r>
        <w:t>nội</w:t>
      </w:r>
      <w:proofErr w:type="spellEnd"/>
      <w:r>
        <w:t xml:space="preserve"> dung </w:t>
      </w:r>
      <w:proofErr w:type="spellStart"/>
      <w:r>
        <w:t>bị</w:t>
      </w:r>
      <w:proofErr w:type="spellEnd"/>
      <w:r>
        <w:t xml:space="preserve"> </w:t>
      </w:r>
      <w:proofErr w:type="spellStart"/>
      <w:r>
        <w:t>lặp</w:t>
      </w:r>
      <w:proofErr w:type="spellEnd"/>
      <w:r>
        <w:t xml:space="preserve"> </w:t>
      </w:r>
      <w:proofErr w:type="spellStart"/>
      <w:r>
        <w:t>thế</w:t>
      </w:r>
      <w:proofErr w:type="spellEnd"/>
      <w:r>
        <w:t xml:space="preserve"> </w:t>
      </w:r>
      <w:proofErr w:type="spellStart"/>
      <w:r>
        <w:t>này</w:t>
      </w:r>
      <w:proofErr w:type="spellEnd"/>
      <w:r>
        <w:t>.</w:t>
      </w:r>
    </w:p>
  </w:comment>
  <w:comment w:id="466" w:author="Thơ Lê" w:date="2020-07-30T23:13:00Z" w:initials="TL">
    <w:p w14:paraId="7C0AADBE" w14:textId="557505B0" w:rsidR="00AC2618" w:rsidRDefault="00AC2618">
      <w:pPr>
        <w:pStyle w:val="CommentText"/>
      </w:pPr>
      <w:r>
        <w:rPr>
          <w:rStyle w:val="CommentReference"/>
        </w:rPr>
        <w:annotationRef/>
      </w:r>
      <w:proofErr w:type="spellStart"/>
      <w:r>
        <w:t>Hình</w:t>
      </w:r>
      <w:proofErr w:type="spellEnd"/>
      <w:r>
        <w:t xml:space="preserve"> </w:t>
      </w:r>
      <w:proofErr w:type="spellStart"/>
      <w:r>
        <w:t>này</w:t>
      </w:r>
      <w:proofErr w:type="spellEnd"/>
      <w:r>
        <w:t xml:space="preserve"> ko </w:t>
      </w:r>
      <w:proofErr w:type="spellStart"/>
      <w:r>
        <w:t>cần</w:t>
      </w:r>
      <w:proofErr w:type="spellEnd"/>
      <w:r>
        <w:t xml:space="preserve"> </w:t>
      </w:r>
      <w:proofErr w:type="spellStart"/>
      <w:r>
        <w:t>thiết</w:t>
      </w:r>
      <w:proofErr w:type="spellEnd"/>
      <w:r>
        <w:t xml:space="preserve">, </w:t>
      </w:r>
      <w:proofErr w:type="spellStart"/>
      <w:r>
        <w:t>em</w:t>
      </w:r>
      <w:proofErr w:type="spellEnd"/>
      <w:r>
        <w:t xml:space="preserve"> </w:t>
      </w:r>
      <w:proofErr w:type="spellStart"/>
      <w:r>
        <w:t>bỏ</w:t>
      </w:r>
      <w:proofErr w:type="spellEnd"/>
      <w:r>
        <w:t xml:space="preserve"> </w:t>
      </w:r>
      <w:proofErr w:type="spellStart"/>
      <w:r>
        <w:t>đi</w:t>
      </w:r>
      <w:proofErr w:type="spellEnd"/>
    </w:p>
  </w:comment>
  <w:comment w:id="477" w:author="Thơ Lê" w:date="2020-07-30T23:15:00Z" w:initials="TL">
    <w:p w14:paraId="5E04CEEC" w14:textId="77777777" w:rsidR="00AC2618" w:rsidRPr="001C12E3" w:rsidRDefault="00AC2618">
      <w:pPr>
        <w:pStyle w:val="CommentText"/>
        <w:rPr>
          <w:sz w:val="24"/>
          <w:szCs w:val="24"/>
        </w:rPr>
      </w:pPr>
      <w:r w:rsidRPr="001C12E3">
        <w:rPr>
          <w:rStyle w:val="CommentReference"/>
          <w:sz w:val="24"/>
          <w:szCs w:val="24"/>
        </w:rPr>
        <w:annotationRef/>
      </w:r>
      <w:proofErr w:type="spellStart"/>
      <w:r w:rsidRPr="001C12E3">
        <w:rPr>
          <w:sz w:val="24"/>
          <w:szCs w:val="24"/>
        </w:rPr>
        <w:t>Em</w:t>
      </w:r>
      <w:proofErr w:type="spellEnd"/>
      <w:r w:rsidRPr="001C12E3">
        <w:rPr>
          <w:sz w:val="24"/>
          <w:szCs w:val="24"/>
        </w:rPr>
        <w:t xml:space="preserve"> </w:t>
      </w:r>
      <w:proofErr w:type="spellStart"/>
      <w:r w:rsidRPr="001C12E3">
        <w:rPr>
          <w:sz w:val="24"/>
          <w:szCs w:val="24"/>
        </w:rPr>
        <w:t>chú</w:t>
      </w:r>
      <w:proofErr w:type="spellEnd"/>
      <w:r w:rsidRPr="001C12E3">
        <w:rPr>
          <w:sz w:val="24"/>
          <w:szCs w:val="24"/>
        </w:rPr>
        <w:t xml:space="preserve"> ý </w:t>
      </w:r>
      <w:proofErr w:type="spellStart"/>
      <w:r w:rsidRPr="001C12E3">
        <w:rPr>
          <w:sz w:val="24"/>
          <w:szCs w:val="24"/>
        </w:rPr>
        <w:t>xem</w:t>
      </w:r>
      <w:proofErr w:type="spellEnd"/>
      <w:r w:rsidRPr="001C12E3">
        <w:rPr>
          <w:sz w:val="24"/>
          <w:szCs w:val="24"/>
        </w:rPr>
        <w:t xml:space="preserve"> </w:t>
      </w:r>
      <w:proofErr w:type="spellStart"/>
      <w:r w:rsidRPr="001C12E3">
        <w:rPr>
          <w:sz w:val="24"/>
          <w:szCs w:val="24"/>
        </w:rPr>
        <w:t>lại</w:t>
      </w:r>
      <w:proofErr w:type="spellEnd"/>
      <w:r w:rsidRPr="001C12E3">
        <w:rPr>
          <w:sz w:val="24"/>
          <w:szCs w:val="24"/>
        </w:rPr>
        <w:t xml:space="preserve"> </w:t>
      </w:r>
      <w:proofErr w:type="spellStart"/>
      <w:r w:rsidRPr="001C12E3">
        <w:rPr>
          <w:sz w:val="24"/>
          <w:szCs w:val="24"/>
        </w:rPr>
        <w:t>tỉ</w:t>
      </w:r>
      <w:proofErr w:type="spellEnd"/>
      <w:r w:rsidRPr="001C12E3">
        <w:rPr>
          <w:sz w:val="24"/>
          <w:szCs w:val="24"/>
        </w:rPr>
        <w:t xml:space="preserve"> </w:t>
      </w:r>
      <w:proofErr w:type="spellStart"/>
      <w:r w:rsidRPr="001C12E3">
        <w:rPr>
          <w:sz w:val="24"/>
          <w:szCs w:val="24"/>
        </w:rPr>
        <w:t>lệ</w:t>
      </w:r>
      <w:proofErr w:type="spellEnd"/>
      <w:r w:rsidRPr="001C12E3">
        <w:rPr>
          <w:sz w:val="24"/>
          <w:szCs w:val="24"/>
        </w:rPr>
        <w:t xml:space="preserve"> </w:t>
      </w:r>
      <w:proofErr w:type="spellStart"/>
      <w:r w:rsidRPr="001C12E3">
        <w:rPr>
          <w:sz w:val="24"/>
          <w:szCs w:val="24"/>
        </w:rPr>
        <w:t>này</w:t>
      </w:r>
      <w:proofErr w:type="spellEnd"/>
      <w:r w:rsidRPr="001C12E3">
        <w:rPr>
          <w:sz w:val="24"/>
          <w:szCs w:val="24"/>
        </w:rPr>
        <w:t xml:space="preserve">. </w:t>
      </w:r>
    </w:p>
    <w:p w14:paraId="0401FC87" w14:textId="77777777" w:rsidR="00AC2618" w:rsidRPr="001C12E3" w:rsidRDefault="00AC2618">
      <w:pPr>
        <w:pStyle w:val="CommentText"/>
        <w:rPr>
          <w:sz w:val="24"/>
          <w:szCs w:val="24"/>
        </w:rPr>
      </w:pPr>
      <w:proofErr w:type="spellStart"/>
      <w:r w:rsidRPr="001C12E3">
        <w:rPr>
          <w:sz w:val="24"/>
          <w:szCs w:val="24"/>
        </w:rPr>
        <w:t>Cô</w:t>
      </w:r>
      <w:proofErr w:type="spellEnd"/>
      <w:r w:rsidRPr="001C12E3">
        <w:rPr>
          <w:sz w:val="24"/>
          <w:szCs w:val="24"/>
        </w:rPr>
        <w:t xml:space="preserve"> </w:t>
      </w:r>
      <w:proofErr w:type="spellStart"/>
      <w:r w:rsidRPr="001C12E3">
        <w:rPr>
          <w:sz w:val="24"/>
          <w:szCs w:val="24"/>
        </w:rPr>
        <w:t>đang</w:t>
      </w:r>
      <w:proofErr w:type="spellEnd"/>
      <w:r w:rsidRPr="001C12E3">
        <w:rPr>
          <w:sz w:val="24"/>
          <w:szCs w:val="24"/>
        </w:rPr>
        <w:t xml:space="preserve"> </w:t>
      </w:r>
      <w:proofErr w:type="spellStart"/>
      <w:r w:rsidRPr="001C12E3">
        <w:rPr>
          <w:sz w:val="24"/>
          <w:szCs w:val="24"/>
        </w:rPr>
        <w:t>quan</w:t>
      </w:r>
      <w:proofErr w:type="spellEnd"/>
      <w:r w:rsidRPr="001C12E3">
        <w:rPr>
          <w:sz w:val="24"/>
          <w:szCs w:val="24"/>
        </w:rPr>
        <w:t xml:space="preserve"> </w:t>
      </w:r>
      <w:proofErr w:type="spellStart"/>
      <w:r w:rsidRPr="001C12E3">
        <w:rPr>
          <w:sz w:val="24"/>
          <w:szCs w:val="24"/>
        </w:rPr>
        <w:t>tâm</w:t>
      </w:r>
      <w:proofErr w:type="spellEnd"/>
      <w:r w:rsidRPr="001C12E3">
        <w:rPr>
          <w:sz w:val="24"/>
          <w:szCs w:val="24"/>
        </w:rPr>
        <w:t xml:space="preserve"> bao </w:t>
      </w:r>
      <w:proofErr w:type="spellStart"/>
      <w:r w:rsidRPr="001C12E3">
        <w:rPr>
          <w:sz w:val="24"/>
          <w:szCs w:val="24"/>
        </w:rPr>
        <w:t>nhiêu</w:t>
      </w:r>
      <w:proofErr w:type="spellEnd"/>
      <w:r w:rsidRPr="001C12E3">
        <w:rPr>
          <w:sz w:val="24"/>
          <w:szCs w:val="24"/>
        </w:rPr>
        <w:t xml:space="preserve"> train </w:t>
      </w:r>
      <w:proofErr w:type="spellStart"/>
      <w:r w:rsidRPr="001C12E3">
        <w:rPr>
          <w:sz w:val="24"/>
          <w:szCs w:val="24"/>
        </w:rPr>
        <w:t>và</w:t>
      </w:r>
      <w:proofErr w:type="spellEnd"/>
      <w:r w:rsidRPr="001C12E3">
        <w:rPr>
          <w:sz w:val="24"/>
          <w:szCs w:val="24"/>
        </w:rPr>
        <w:t xml:space="preserve"> bao </w:t>
      </w:r>
      <w:proofErr w:type="spellStart"/>
      <w:r w:rsidRPr="001C12E3">
        <w:rPr>
          <w:sz w:val="24"/>
          <w:szCs w:val="24"/>
        </w:rPr>
        <w:t>nhiêu</w:t>
      </w:r>
      <w:proofErr w:type="spellEnd"/>
      <w:r w:rsidRPr="001C12E3">
        <w:rPr>
          <w:sz w:val="24"/>
          <w:szCs w:val="24"/>
        </w:rPr>
        <w:t xml:space="preserve"> test?</w:t>
      </w:r>
    </w:p>
    <w:p w14:paraId="1FC650D0" w14:textId="77777777" w:rsidR="00AC2618" w:rsidRPr="001C12E3" w:rsidRDefault="00AC2618">
      <w:pPr>
        <w:pStyle w:val="CommentText"/>
        <w:rPr>
          <w:sz w:val="24"/>
          <w:szCs w:val="24"/>
        </w:rPr>
      </w:pPr>
      <w:proofErr w:type="spellStart"/>
      <w:r w:rsidRPr="001C12E3">
        <w:rPr>
          <w:sz w:val="24"/>
          <w:szCs w:val="24"/>
        </w:rPr>
        <w:t>Trong</w:t>
      </w:r>
      <w:proofErr w:type="spellEnd"/>
      <w:r w:rsidRPr="001C12E3">
        <w:rPr>
          <w:sz w:val="24"/>
          <w:szCs w:val="24"/>
        </w:rPr>
        <w:t xml:space="preserve"> </w:t>
      </w:r>
      <w:proofErr w:type="spellStart"/>
      <w:r w:rsidRPr="001C12E3">
        <w:rPr>
          <w:sz w:val="24"/>
          <w:szCs w:val="24"/>
        </w:rPr>
        <w:t>số</w:t>
      </w:r>
      <w:proofErr w:type="spellEnd"/>
      <w:r w:rsidRPr="001C12E3">
        <w:rPr>
          <w:sz w:val="24"/>
          <w:szCs w:val="24"/>
        </w:rPr>
        <w:t xml:space="preserve"> train, bao </w:t>
      </w:r>
      <w:proofErr w:type="spellStart"/>
      <w:r w:rsidRPr="001C12E3">
        <w:rPr>
          <w:sz w:val="24"/>
          <w:szCs w:val="24"/>
        </w:rPr>
        <w:t>nhiêu</w:t>
      </w:r>
      <w:proofErr w:type="spellEnd"/>
      <w:r w:rsidRPr="001C12E3">
        <w:rPr>
          <w:sz w:val="24"/>
          <w:szCs w:val="24"/>
        </w:rPr>
        <w:t xml:space="preserve"> </w:t>
      </w:r>
      <w:proofErr w:type="spellStart"/>
      <w:r w:rsidRPr="001C12E3">
        <w:rPr>
          <w:sz w:val="24"/>
          <w:szCs w:val="24"/>
        </w:rPr>
        <w:t>câu</w:t>
      </w:r>
      <w:proofErr w:type="spellEnd"/>
      <w:r w:rsidRPr="001C12E3">
        <w:rPr>
          <w:sz w:val="24"/>
          <w:szCs w:val="24"/>
        </w:rPr>
        <w:t xml:space="preserve"> </w:t>
      </w:r>
      <w:proofErr w:type="spellStart"/>
      <w:r w:rsidRPr="001C12E3">
        <w:rPr>
          <w:sz w:val="24"/>
          <w:szCs w:val="24"/>
        </w:rPr>
        <w:t>tích</w:t>
      </w:r>
      <w:proofErr w:type="spellEnd"/>
      <w:r w:rsidRPr="001C12E3">
        <w:rPr>
          <w:sz w:val="24"/>
          <w:szCs w:val="24"/>
        </w:rPr>
        <w:t xml:space="preserve"> </w:t>
      </w:r>
      <w:proofErr w:type="spellStart"/>
      <w:r w:rsidRPr="001C12E3">
        <w:rPr>
          <w:sz w:val="24"/>
          <w:szCs w:val="24"/>
        </w:rPr>
        <w:t>cực</w:t>
      </w:r>
      <w:proofErr w:type="spellEnd"/>
      <w:r w:rsidRPr="001C12E3">
        <w:rPr>
          <w:sz w:val="24"/>
          <w:szCs w:val="24"/>
        </w:rPr>
        <w:t>/</w:t>
      </w:r>
      <w:proofErr w:type="spellStart"/>
      <w:r w:rsidRPr="001C12E3">
        <w:rPr>
          <w:sz w:val="24"/>
          <w:szCs w:val="24"/>
        </w:rPr>
        <w:t>tiêu</w:t>
      </w:r>
      <w:proofErr w:type="spellEnd"/>
      <w:r w:rsidRPr="001C12E3">
        <w:rPr>
          <w:sz w:val="24"/>
          <w:szCs w:val="24"/>
        </w:rPr>
        <w:t xml:space="preserve"> </w:t>
      </w:r>
      <w:proofErr w:type="spellStart"/>
      <w:r w:rsidRPr="001C12E3">
        <w:rPr>
          <w:sz w:val="24"/>
          <w:szCs w:val="24"/>
        </w:rPr>
        <w:t>cực</w:t>
      </w:r>
      <w:proofErr w:type="spellEnd"/>
      <w:r w:rsidRPr="001C12E3">
        <w:rPr>
          <w:sz w:val="24"/>
          <w:szCs w:val="24"/>
        </w:rPr>
        <w:t>.</w:t>
      </w:r>
    </w:p>
    <w:p w14:paraId="6A69C557" w14:textId="77777777" w:rsidR="00AC2618" w:rsidRPr="001C12E3" w:rsidRDefault="00AC2618">
      <w:pPr>
        <w:pStyle w:val="CommentText"/>
        <w:rPr>
          <w:sz w:val="24"/>
          <w:szCs w:val="24"/>
        </w:rPr>
      </w:pPr>
      <w:proofErr w:type="spellStart"/>
      <w:r w:rsidRPr="001C12E3">
        <w:rPr>
          <w:sz w:val="24"/>
          <w:szCs w:val="24"/>
        </w:rPr>
        <w:t>Trong</w:t>
      </w:r>
      <w:proofErr w:type="spellEnd"/>
      <w:r w:rsidRPr="001C12E3">
        <w:rPr>
          <w:sz w:val="24"/>
          <w:szCs w:val="24"/>
        </w:rPr>
        <w:t xml:space="preserve"> </w:t>
      </w:r>
      <w:proofErr w:type="spellStart"/>
      <w:r w:rsidRPr="001C12E3">
        <w:rPr>
          <w:sz w:val="24"/>
          <w:szCs w:val="24"/>
        </w:rPr>
        <w:t>số</w:t>
      </w:r>
      <w:proofErr w:type="spellEnd"/>
      <w:r w:rsidRPr="001C12E3">
        <w:rPr>
          <w:sz w:val="24"/>
          <w:szCs w:val="24"/>
        </w:rPr>
        <w:t xml:space="preserve"> test, bao </w:t>
      </w:r>
      <w:proofErr w:type="spellStart"/>
      <w:r w:rsidRPr="001C12E3">
        <w:rPr>
          <w:sz w:val="24"/>
          <w:szCs w:val="24"/>
        </w:rPr>
        <w:t>nhiêu</w:t>
      </w:r>
      <w:proofErr w:type="spellEnd"/>
      <w:r w:rsidRPr="001C12E3">
        <w:rPr>
          <w:sz w:val="24"/>
          <w:szCs w:val="24"/>
        </w:rPr>
        <w:t xml:space="preserve"> </w:t>
      </w:r>
      <w:proofErr w:type="spellStart"/>
      <w:r w:rsidRPr="001C12E3">
        <w:rPr>
          <w:sz w:val="24"/>
          <w:szCs w:val="24"/>
        </w:rPr>
        <w:t>câu</w:t>
      </w:r>
      <w:proofErr w:type="spellEnd"/>
      <w:r w:rsidRPr="001C12E3">
        <w:rPr>
          <w:sz w:val="24"/>
          <w:szCs w:val="24"/>
        </w:rPr>
        <w:t xml:space="preserve"> </w:t>
      </w:r>
      <w:proofErr w:type="spellStart"/>
      <w:r w:rsidRPr="001C12E3">
        <w:rPr>
          <w:sz w:val="24"/>
          <w:szCs w:val="24"/>
        </w:rPr>
        <w:t>tích</w:t>
      </w:r>
      <w:proofErr w:type="spellEnd"/>
      <w:r w:rsidRPr="001C12E3">
        <w:rPr>
          <w:sz w:val="24"/>
          <w:szCs w:val="24"/>
        </w:rPr>
        <w:t xml:space="preserve"> </w:t>
      </w:r>
      <w:proofErr w:type="spellStart"/>
      <w:r w:rsidRPr="001C12E3">
        <w:rPr>
          <w:sz w:val="24"/>
          <w:szCs w:val="24"/>
        </w:rPr>
        <w:t>cực</w:t>
      </w:r>
      <w:proofErr w:type="spellEnd"/>
      <w:r w:rsidRPr="001C12E3">
        <w:rPr>
          <w:sz w:val="24"/>
          <w:szCs w:val="24"/>
        </w:rPr>
        <w:t>/</w:t>
      </w:r>
      <w:proofErr w:type="spellStart"/>
      <w:r w:rsidRPr="001C12E3">
        <w:rPr>
          <w:sz w:val="24"/>
          <w:szCs w:val="24"/>
        </w:rPr>
        <w:t>tiêu</w:t>
      </w:r>
      <w:proofErr w:type="spellEnd"/>
      <w:r w:rsidRPr="001C12E3">
        <w:rPr>
          <w:sz w:val="24"/>
          <w:szCs w:val="24"/>
        </w:rPr>
        <w:t xml:space="preserve"> </w:t>
      </w:r>
      <w:proofErr w:type="spellStart"/>
      <w:r w:rsidRPr="001C12E3">
        <w:rPr>
          <w:sz w:val="24"/>
          <w:szCs w:val="24"/>
        </w:rPr>
        <w:t>cực</w:t>
      </w:r>
      <w:proofErr w:type="spellEnd"/>
      <w:r w:rsidRPr="001C12E3">
        <w:rPr>
          <w:sz w:val="24"/>
          <w:szCs w:val="24"/>
        </w:rPr>
        <w:t>.</w:t>
      </w:r>
    </w:p>
    <w:p w14:paraId="676736AB" w14:textId="77777777" w:rsidR="00AC2618" w:rsidRDefault="00AC2618" w:rsidP="001C12E3">
      <w:pPr>
        <w:pStyle w:val="CommentText"/>
        <w:ind w:left="0" w:firstLine="0"/>
        <w:rPr>
          <w:sz w:val="24"/>
          <w:szCs w:val="24"/>
        </w:rPr>
      </w:pPr>
      <w:proofErr w:type="spellStart"/>
      <w:r w:rsidRPr="001C12E3">
        <w:rPr>
          <w:sz w:val="24"/>
          <w:szCs w:val="24"/>
        </w:rPr>
        <w:t>Biểu</w:t>
      </w:r>
      <w:proofErr w:type="spellEnd"/>
      <w:r w:rsidRPr="001C12E3">
        <w:rPr>
          <w:sz w:val="24"/>
          <w:szCs w:val="24"/>
        </w:rPr>
        <w:t xml:space="preserve"> </w:t>
      </w:r>
      <w:proofErr w:type="spellStart"/>
      <w:r w:rsidRPr="001C12E3">
        <w:rPr>
          <w:sz w:val="24"/>
          <w:szCs w:val="24"/>
        </w:rPr>
        <w:t>diễn</w:t>
      </w:r>
      <w:proofErr w:type="spellEnd"/>
      <w:r w:rsidRPr="001C12E3">
        <w:rPr>
          <w:sz w:val="24"/>
          <w:szCs w:val="24"/>
        </w:rPr>
        <w:t xml:space="preserve"> </w:t>
      </w:r>
      <w:proofErr w:type="spellStart"/>
      <w:r w:rsidRPr="001C12E3">
        <w:rPr>
          <w:sz w:val="24"/>
          <w:szCs w:val="24"/>
        </w:rPr>
        <w:t>các</w:t>
      </w:r>
      <w:proofErr w:type="spellEnd"/>
      <w:r w:rsidRPr="001C12E3">
        <w:rPr>
          <w:sz w:val="24"/>
          <w:szCs w:val="24"/>
        </w:rPr>
        <w:t xml:space="preserve"> </w:t>
      </w:r>
      <w:proofErr w:type="spellStart"/>
      <w:r w:rsidRPr="001C12E3">
        <w:rPr>
          <w:sz w:val="24"/>
          <w:szCs w:val="24"/>
        </w:rPr>
        <w:t>thông</w:t>
      </w:r>
      <w:proofErr w:type="spellEnd"/>
      <w:r w:rsidRPr="001C12E3">
        <w:rPr>
          <w:sz w:val="24"/>
          <w:szCs w:val="24"/>
        </w:rPr>
        <w:t xml:space="preserve"> tin </w:t>
      </w:r>
      <w:proofErr w:type="spellStart"/>
      <w:r w:rsidRPr="001C12E3">
        <w:rPr>
          <w:sz w:val="24"/>
          <w:szCs w:val="24"/>
        </w:rPr>
        <w:t>trên</w:t>
      </w:r>
      <w:proofErr w:type="spellEnd"/>
      <w:r w:rsidRPr="001C12E3">
        <w:rPr>
          <w:sz w:val="24"/>
          <w:szCs w:val="24"/>
        </w:rPr>
        <w:t xml:space="preserve"> </w:t>
      </w:r>
      <w:proofErr w:type="spellStart"/>
      <w:r w:rsidRPr="001C12E3">
        <w:rPr>
          <w:sz w:val="24"/>
          <w:szCs w:val="24"/>
        </w:rPr>
        <w:t>bằng</w:t>
      </w:r>
      <w:proofErr w:type="spellEnd"/>
      <w:r w:rsidRPr="001C12E3">
        <w:rPr>
          <w:sz w:val="24"/>
          <w:szCs w:val="24"/>
        </w:rPr>
        <w:t xml:space="preserve"> </w:t>
      </w:r>
      <w:proofErr w:type="spellStart"/>
      <w:r w:rsidRPr="001C12E3">
        <w:rPr>
          <w:sz w:val="24"/>
          <w:szCs w:val="24"/>
        </w:rPr>
        <w:t>bảng</w:t>
      </w:r>
      <w:proofErr w:type="spellEnd"/>
      <w:r w:rsidRPr="001C12E3">
        <w:rPr>
          <w:sz w:val="24"/>
          <w:szCs w:val="24"/>
        </w:rPr>
        <w:t xml:space="preserve"> </w:t>
      </w:r>
      <w:proofErr w:type="spellStart"/>
      <w:r w:rsidRPr="001C12E3">
        <w:rPr>
          <w:sz w:val="24"/>
          <w:szCs w:val="24"/>
        </w:rPr>
        <w:t>biểu</w:t>
      </w:r>
      <w:proofErr w:type="spellEnd"/>
    </w:p>
    <w:p w14:paraId="5CEBF450" w14:textId="77777777" w:rsidR="001D5412" w:rsidRDefault="001D5412" w:rsidP="001C12E3">
      <w:pPr>
        <w:pStyle w:val="CommentText"/>
        <w:ind w:left="0" w:firstLine="0"/>
        <w:rPr>
          <w:sz w:val="24"/>
          <w:szCs w:val="24"/>
        </w:rPr>
      </w:pPr>
    </w:p>
    <w:p w14:paraId="4000FB78" w14:textId="411EBAA0" w:rsidR="001D5412" w:rsidRPr="001C12E3" w:rsidRDefault="001D5412" w:rsidP="001C12E3">
      <w:pPr>
        <w:pStyle w:val="CommentText"/>
        <w:ind w:left="0" w:firstLine="0"/>
        <w:rPr>
          <w:sz w:val="24"/>
          <w:szCs w:val="24"/>
        </w:rPr>
      </w:pPr>
      <w:proofErr w:type="spellStart"/>
      <w:r>
        <w:rPr>
          <w:sz w:val="24"/>
          <w:szCs w:val="24"/>
        </w:rPr>
        <w:t>Trường</w:t>
      </w:r>
      <w:proofErr w:type="spellEnd"/>
      <w:r>
        <w:rPr>
          <w:sz w:val="24"/>
          <w:szCs w:val="24"/>
        </w:rPr>
        <w:t xml:space="preserve"> </w:t>
      </w:r>
      <w:proofErr w:type="spellStart"/>
      <w:r>
        <w:rPr>
          <w:sz w:val="24"/>
          <w:szCs w:val="24"/>
        </w:rPr>
        <w:t>hợp</w:t>
      </w:r>
      <w:proofErr w:type="spellEnd"/>
      <w:r>
        <w:rPr>
          <w:sz w:val="24"/>
          <w:szCs w:val="24"/>
        </w:rPr>
        <w:t xml:space="preserve"> </w:t>
      </w:r>
      <w:proofErr w:type="spellStart"/>
      <w:r>
        <w:rPr>
          <w:sz w:val="24"/>
          <w:szCs w:val="24"/>
        </w:rPr>
        <w:t>em</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đánh</w:t>
      </w:r>
      <w:proofErr w:type="spellEnd"/>
      <w:r>
        <w:rPr>
          <w:sz w:val="24"/>
          <w:szCs w:val="24"/>
        </w:rPr>
        <w:t xml:space="preserve"> </w:t>
      </w:r>
      <w:proofErr w:type="spellStart"/>
      <w:r>
        <w:rPr>
          <w:sz w:val="24"/>
          <w:szCs w:val="24"/>
        </w:rPr>
        <w:t>giá</w:t>
      </w:r>
      <w:proofErr w:type="spellEnd"/>
      <w:r>
        <w:rPr>
          <w:sz w:val="24"/>
          <w:szCs w:val="24"/>
        </w:rPr>
        <w:t xml:space="preserve"> </w:t>
      </w:r>
      <w:proofErr w:type="spellStart"/>
      <w:r>
        <w:rPr>
          <w:sz w:val="24"/>
          <w:szCs w:val="24"/>
        </w:rPr>
        <w:t>chéo</w:t>
      </w:r>
      <w:proofErr w:type="spellEnd"/>
      <w:r>
        <w:rPr>
          <w:sz w:val="24"/>
          <w:szCs w:val="24"/>
        </w:rPr>
        <w:t xml:space="preserve"> K-fold, </w:t>
      </w:r>
      <w:proofErr w:type="spellStart"/>
      <w:r>
        <w:rPr>
          <w:sz w:val="24"/>
          <w:szCs w:val="24"/>
        </w:rPr>
        <w:t>thì</w:t>
      </w:r>
      <w:proofErr w:type="spellEnd"/>
      <w:r>
        <w:rPr>
          <w:sz w:val="24"/>
          <w:szCs w:val="24"/>
        </w:rPr>
        <w:t xml:space="preserve"> </w:t>
      </w:r>
      <w:proofErr w:type="spellStart"/>
      <w:r>
        <w:rPr>
          <w:sz w:val="24"/>
          <w:szCs w:val="24"/>
        </w:rPr>
        <w:t>ngay</w:t>
      </w:r>
      <w:proofErr w:type="spellEnd"/>
      <w:r>
        <w:rPr>
          <w:sz w:val="24"/>
          <w:szCs w:val="24"/>
        </w:rPr>
        <w:t xml:space="preserve"> ở </w:t>
      </w:r>
      <w:proofErr w:type="spellStart"/>
      <w:r>
        <w:rPr>
          <w:sz w:val="24"/>
          <w:szCs w:val="24"/>
        </w:rPr>
        <w:t>đây</w:t>
      </w:r>
      <w:proofErr w:type="spellEnd"/>
      <w:r>
        <w:rPr>
          <w:sz w:val="24"/>
          <w:szCs w:val="24"/>
        </w:rPr>
        <w:t xml:space="preserve"> </w:t>
      </w:r>
      <w:proofErr w:type="spellStart"/>
      <w:r>
        <w:rPr>
          <w:sz w:val="24"/>
          <w:szCs w:val="24"/>
        </w:rPr>
        <w:t>em</w:t>
      </w:r>
      <w:proofErr w:type="spellEnd"/>
      <w:r>
        <w:rPr>
          <w:sz w:val="24"/>
          <w:szCs w:val="24"/>
        </w:rPr>
        <w:t xml:space="preserve"> </w:t>
      </w:r>
      <w:proofErr w:type="spellStart"/>
      <w:r>
        <w:rPr>
          <w:sz w:val="24"/>
          <w:szCs w:val="24"/>
        </w:rPr>
        <w:t>cũng</w:t>
      </w:r>
      <w:proofErr w:type="spellEnd"/>
      <w:r>
        <w:rPr>
          <w:sz w:val="24"/>
          <w:szCs w:val="24"/>
        </w:rPr>
        <w:t xml:space="preserve"> </w:t>
      </w:r>
      <w:proofErr w:type="spellStart"/>
      <w:r>
        <w:rPr>
          <w:sz w:val="24"/>
          <w:szCs w:val="24"/>
        </w:rPr>
        <w:t>nên</w:t>
      </w:r>
      <w:proofErr w:type="spellEnd"/>
      <w:r>
        <w:rPr>
          <w:sz w:val="24"/>
          <w:szCs w:val="24"/>
        </w:rPr>
        <w:t xml:space="preserve"> </w:t>
      </w:r>
      <w:proofErr w:type="spellStart"/>
      <w:r>
        <w:rPr>
          <w:sz w:val="24"/>
          <w:szCs w:val="24"/>
        </w:rPr>
        <w:t>nói</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r>
        <w:rPr>
          <w:sz w:val="24"/>
          <w:szCs w:val="24"/>
        </w:rPr>
        <w:t xml:space="preserve"> </w:t>
      </w:r>
      <w:proofErr w:type="spellStart"/>
      <w:r>
        <w:rPr>
          <w:sz w:val="24"/>
          <w:szCs w:val="24"/>
        </w:rPr>
        <w:t>thực</w:t>
      </w:r>
      <w:proofErr w:type="spellEnd"/>
      <w:r>
        <w:rPr>
          <w:sz w:val="24"/>
          <w:szCs w:val="24"/>
        </w:rPr>
        <w:t xml:space="preserve"> </w:t>
      </w:r>
      <w:proofErr w:type="spellStart"/>
      <w:r>
        <w:rPr>
          <w:sz w:val="24"/>
          <w:szCs w:val="24"/>
        </w:rPr>
        <w:t>nghiệm</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được</w:t>
      </w:r>
      <w:proofErr w:type="spellEnd"/>
      <w:r>
        <w:rPr>
          <w:sz w:val="24"/>
          <w:szCs w:val="24"/>
        </w:rPr>
        <w:t xml:space="preserve"> chia </w:t>
      </w:r>
      <w:proofErr w:type="spellStart"/>
      <w:r>
        <w:rPr>
          <w:sz w:val="24"/>
          <w:szCs w:val="24"/>
        </w:rPr>
        <w:t>thành</w:t>
      </w:r>
      <w:proofErr w:type="spellEnd"/>
      <w:r>
        <w:rPr>
          <w:sz w:val="24"/>
          <w:szCs w:val="24"/>
        </w:rPr>
        <w:t xml:space="preserve"> 9 </w:t>
      </w:r>
      <w:proofErr w:type="spellStart"/>
      <w:r>
        <w:rPr>
          <w:sz w:val="24"/>
          <w:szCs w:val="24"/>
        </w:rPr>
        <w:t>phần</w:t>
      </w:r>
      <w:proofErr w:type="spellEnd"/>
      <w:r>
        <w:rPr>
          <w:sz w:val="24"/>
          <w:szCs w:val="24"/>
        </w:rPr>
        <w:t xml:space="preserve"> </w:t>
      </w:r>
      <w:proofErr w:type="spellStart"/>
      <w:r>
        <w:rPr>
          <w:sz w:val="24"/>
          <w:szCs w:val="24"/>
        </w:rPr>
        <w:t>huấn</w:t>
      </w:r>
      <w:proofErr w:type="spellEnd"/>
      <w:r>
        <w:rPr>
          <w:sz w:val="24"/>
          <w:szCs w:val="24"/>
        </w:rPr>
        <w:t xml:space="preserve"> </w:t>
      </w:r>
      <w:proofErr w:type="spellStart"/>
      <w:r>
        <w:rPr>
          <w:sz w:val="24"/>
          <w:szCs w:val="24"/>
        </w:rPr>
        <w:t>luyện</w:t>
      </w:r>
      <w:proofErr w:type="spellEnd"/>
      <w:r>
        <w:rPr>
          <w:sz w:val="24"/>
          <w:szCs w:val="24"/>
        </w:rPr>
        <w:t xml:space="preserve">, 1 </w:t>
      </w:r>
      <w:proofErr w:type="spellStart"/>
      <w:r>
        <w:rPr>
          <w:sz w:val="24"/>
          <w:szCs w:val="24"/>
        </w:rPr>
        <w:t>phần</w:t>
      </w:r>
      <w:proofErr w:type="spellEnd"/>
      <w:r>
        <w:rPr>
          <w:sz w:val="24"/>
          <w:szCs w:val="24"/>
        </w:rPr>
        <w:t xml:space="preserve"> </w:t>
      </w:r>
      <w:proofErr w:type="spellStart"/>
      <w:r>
        <w:rPr>
          <w:sz w:val="24"/>
          <w:szCs w:val="24"/>
        </w:rPr>
        <w:t>kiểm</w:t>
      </w:r>
      <w:proofErr w:type="spellEnd"/>
      <w:r>
        <w:rPr>
          <w:sz w:val="24"/>
          <w:szCs w:val="24"/>
        </w:rPr>
        <w:t xml:space="preserve"> </w:t>
      </w:r>
      <w:proofErr w:type="spellStart"/>
      <w:r>
        <w:rPr>
          <w:sz w:val="24"/>
          <w:szCs w:val="24"/>
        </w:rPr>
        <w:t>thử</w:t>
      </w:r>
      <w:proofErr w:type="spellEnd"/>
      <w:r>
        <w:rPr>
          <w:sz w:val="24"/>
          <w:szCs w:val="24"/>
        </w:rPr>
        <w:t>. (</w:t>
      </w:r>
      <w:proofErr w:type="spellStart"/>
      <w:r>
        <w:rPr>
          <w:sz w:val="24"/>
          <w:szCs w:val="24"/>
        </w:rPr>
        <w:t>Hoặc</w:t>
      </w:r>
      <w:proofErr w:type="spellEnd"/>
      <w:r>
        <w:rPr>
          <w:sz w:val="24"/>
          <w:szCs w:val="24"/>
        </w:rPr>
        <w:t xml:space="preserve"> 8/2)</w:t>
      </w:r>
    </w:p>
  </w:comment>
  <w:comment w:id="484" w:author="Thơ Lê" w:date="2020-07-30T23:13:00Z" w:initials="TL">
    <w:p w14:paraId="08E6E359" w14:textId="21D244D7" w:rsidR="00AC2618" w:rsidRDefault="00AC2618">
      <w:pPr>
        <w:pStyle w:val="CommentText"/>
      </w:pPr>
      <w:r>
        <w:rPr>
          <w:rStyle w:val="CommentReference"/>
        </w:rPr>
        <w:annotationRef/>
      </w:r>
      <w:proofErr w:type="spellStart"/>
      <w:r>
        <w:t>Hình</w:t>
      </w:r>
      <w:proofErr w:type="spellEnd"/>
      <w:r>
        <w:t xml:space="preserve"> </w:t>
      </w:r>
      <w:proofErr w:type="spellStart"/>
      <w:r>
        <w:t>này</w:t>
      </w:r>
      <w:proofErr w:type="spellEnd"/>
      <w:r>
        <w:t xml:space="preserve"> ko </w:t>
      </w:r>
      <w:proofErr w:type="spellStart"/>
      <w:r>
        <w:t>cần</w:t>
      </w:r>
      <w:proofErr w:type="spellEnd"/>
      <w:r>
        <w:t xml:space="preserve"> </w:t>
      </w:r>
      <w:proofErr w:type="spellStart"/>
      <w:r>
        <w:t>thiết</w:t>
      </w:r>
      <w:proofErr w:type="spellEnd"/>
    </w:p>
  </w:comment>
  <w:comment w:id="487" w:author="Thơ Lê" w:date="2020-07-30T23:14:00Z" w:initials="TL">
    <w:p w14:paraId="491F7629" w14:textId="49CD53C3" w:rsidR="00AC2618" w:rsidRDefault="00AC2618">
      <w:pPr>
        <w:pStyle w:val="CommentText"/>
      </w:pPr>
      <w:r>
        <w:rPr>
          <w:rStyle w:val="CommentReference"/>
        </w:rPr>
        <w:annotationRef/>
      </w:r>
      <w:proofErr w:type="spellStart"/>
      <w:r>
        <w:t>Chình</w:t>
      </w:r>
      <w:proofErr w:type="spellEnd"/>
      <w:r>
        <w:t xml:space="preserve"> </w:t>
      </w:r>
      <w:proofErr w:type="spellStart"/>
      <w:r>
        <w:t>lại</w:t>
      </w:r>
      <w:proofErr w:type="spellEnd"/>
      <w:r>
        <w:t xml:space="preserve"> font </w:t>
      </w:r>
      <w:proofErr w:type="spellStart"/>
      <w:r>
        <w:t>chữ</w:t>
      </w:r>
      <w:proofErr w:type="spellEnd"/>
      <w:r>
        <w:t xml:space="preserve"> </w:t>
      </w:r>
      <w:proofErr w:type="spellStart"/>
      <w:r>
        <w:t>cho</w:t>
      </w:r>
      <w:proofErr w:type="spellEnd"/>
      <w:r>
        <w:t xml:space="preserve"> </w:t>
      </w:r>
      <w:proofErr w:type="spellStart"/>
      <w:r>
        <w:t>đồng</w:t>
      </w:r>
      <w:proofErr w:type="spellEnd"/>
      <w:r>
        <w:t xml:space="preserve"> </w:t>
      </w:r>
      <w:proofErr w:type="spellStart"/>
      <w:r>
        <w:t>nhất</w:t>
      </w:r>
      <w:proofErr w:type="spellEnd"/>
      <w:r>
        <w:t xml:space="preserve"> </w:t>
      </w:r>
      <w:proofErr w:type="spellStart"/>
      <w:r>
        <w:t>cả</w:t>
      </w:r>
      <w:proofErr w:type="spellEnd"/>
      <w:r>
        <w:t xml:space="preserve"> </w:t>
      </w:r>
      <w:proofErr w:type="spellStart"/>
      <w:r>
        <w:t>luận</w:t>
      </w:r>
      <w:proofErr w:type="spellEnd"/>
      <w:r>
        <w:t xml:space="preserve"> </w:t>
      </w:r>
      <w:proofErr w:type="spellStart"/>
      <w:r>
        <w:t>văn</w:t>
      </w:r>
      <w:proofErr w:type="spellEnd"/>
      <w:r>
        <w:t>.</w:t>
      </w:r>
    </w:p>
  </w:comment>
  <w:comment w:id="491" w:author="Thơ Lê" w:date="2020-07-30T23:21:00Z" w:initials="TL">
    <w:p w14:paraId="155B39E4" w14:textId="74128652" w:rsidR="00AC2618" w:rsidRDefault="00AC2618">
      <w:pPr>
        <w:pStyle w:val="CommentText"/>
      </w:pPr>
      <w:r>
        <w:rPr>
          <w:rStyle w:val="CommentReference"/>
        </w:rPr>
        <w:annotationRef/>
      </w:r>
      <w:proofErr w:type="spellStart"/>
      <w:r>
        <w:t>Nên</w:t>
      </w:r>
      <w:proofErr w:type="spellEnd"/>
      <w:r>
        <w:t xml:space="preserve"> copy </w:t>
      </w:r>
      <w:proofErr w:type="spellStart"/>
      <w:r w:rsidR="00E66880">
        <w:t>nội</w:t>
      </w:r>
      <w:proofErr w:type="spellEnd"/>
      <w:r w:rsidR="00E66880">
        <w:t xml:space="preserve"> dung </w:t>
      </w:r>
      <w:proofErr w:type="spellStart"/>
      <w:r w:rsidR="00E66880">
        <w:t>này</w:t>
      </w:r>
      <w:proofErr w:type="spellEnd"/>
      <w:r w:rsidR="00E66880">
        <w:t xml:space="preserve"> </w:t>
      </w:r>
      <w:proofErr w:type="spellStart"/>
      <w:r w:rsidR="00E66880">
        <w:t>thành</w:t>
      </w:r>
      <w:proofErr w:type="spellEnd"/>
      <w:r w:rsidR="00E66880">
        <w:t xml:space="preserve"> </w:t>
      </w:r>
      <w:proofErr w:type="spellStart"/>
      <w:r w:rsidR="00E66880">
        <w:t>bảng</w:t>
      </w:r>
      <w:proofErr w:type="spellEnd"/>
      <w:r w:rsidR="00E66880">
        <w:t xml:space="preserve"> </w:t>
      </w:r>
      <w:proofErr w:type="spellStart"/>
      <w:r w:rsidR="00E66880">
        <w:t>để</w:t>
      </w:r>
      <w:proofErr w:type="spellEnd"/>
      <w:r w:rsidR="00E66880">
        <w:t xml:space="preserve"> </w:t>
      </w:r>
      <w:proofErr w:type="spellStart"/>
      <w:r w:rsidR="00E66880">
        <w:t>đọc</w:t>
      </w:r>
      <w:proofErr w:type="spellEnd"/>
      <w:r w:rsidR="00E66880">
        <w:t xml:space="preserve"> </w:t>
      </w:r>
      <w:proofErr w:type="spellStart"/>
      <w:r w:rsidR="00E66880">
        <w:t>cho</w:t>
      </w:r>
      <w:proofErr w:type="spellEnd"/>
      <w:r w:rsidR="00E66880">
        <w:t xml:space="preserve"> </w:t>
      </w:r>
      <w:proofErr w:type="spellStart"/>
      <w:r w:rsidR="00E66880">
        <w:t>rõ</w:t>
      </w:r>
      <w:proofErr w:type="spellEnd"/>
    </w:p>
  </w:comment>
  <w:comment w:id="493" w:author="Thơ Lê" w:date="2020-07-30T23:21:00Z" w:initials="TL">
    <w:p w14:paraId="6EFE0F8E" w14:textId="7CF5ABD0" w:rsidR="001125AD" w:rsidRDefault="001125AD">
      <w:pPr>
        <w:pStyle w:val="CommentText"/>
      </w:pPr>
      <w:r>
        <w:rPr>
          <w:rStyle w:val="CommentReference"/>
        </w:rPr>
        <w:annotationRef/>
      </w:r>
      <w:r>
        <w:t xml:space="preserve">Font size </w:t>
      </w:r>
      <w:proofErr w:type="spellStart"/>
      <w:r>
        <w:t>chữ</w:t>
      </w:r>
      <w:proofErr w:type="spellEnd"/>
      <w:r>
        <w:t xml:space="preserve"> </w:t>
      </w:r>
      <w:proofErr w:type="spellStart"/>
      <w:r>
        <w:t>nên</w:t>
      </w:r>
      <w:proofErr w:type="spellEnd"/>
      <w:r>
        <w:t xml:space="preserve"> </w:t>
      </w:r>
      <w:proofErr w:type="spellStart"/>
      <w:r>
        <w:t>giống</w:t>
      </w:r>
      <w:proofErr w:type="spellEnd"/>
      <w:r>
        <w:t xml:space="preserve"> font size </w:t>
      </w:r>
      <w:proofErr w:type="spellStart"/>
      <w:r>
        <w:t>của</w:t>
      </w:r>
      <w:proofErr w:type="spellEnd"/>
      <w:r>
        <w:t xml:space="preserve"> </w:t>
      </w:r>
      <w:proofErr w:type="spellStart"/>
      <w:r>
        <w:t>chữ</w:t>
      </w:r>
      <w:proofErr w:type="spellEnd"/>
      <w:r>
        <w:t xml:space="preserve"> </w:t>
      </w:r>
      <w:proofErr w:type="spellStart"/>
      <w:r>
        <w:t>trong</w:t>
      </w:r>
      <w:proofErr w:type="spellEnd"/>
      <w:r>
        <w:t xml:space="preserve"> </w:t>
      </w:r>
      <w:proofErr w:type="spellStart"/>
      <w:r>
        <w:t>nội</w:t>
      </w:r>
      <w:proofErr w:type="spellEnd"/>
      <w:r>
        <w:t xml:space="preserve"> dung</w:t>
      </w:r>
    </w:p>
  </w:comment>
  <w:comment w:id="500" w:author="Thơ Lê" w:date="2020-07-30T23:23:00Z" w:initials="TL">
    <w:p w14:paraId="567006EA" w14:textId="1DB6F1DD" w:rsidR="00F020AA" w:rsidRDefault="00F020AA">
      <w:pPr>
        <w:pStyle w:val="CommentText"/>
      </w:pPr>
      <w:r>
        <w:rPr>
          <w:rStyle w:val="CommentReference"/>
        </w:rPr>
        <w:annotationRef/>
      </w:r>
      <w:proofErr w:type="spellStart"/>
      <w:r>
        <w:t>Từ</w:t>
      </w:r>
      <w:proofErr w:type="spellEnd"/>
      <w:r>
        <w:t xml:space="preserve"> </w:t>
      </w:r>
      <w:proofErr w:type="spellStart"/>
      <w:r>
        <w:t>này</w:t>
      </w:r>
      <w:proofErr w:type="spellEnd"/>
      <w:r>
        <w:t xml:space="preserve"> </w:t>
      </w:r>
      <w:proofErr w:type="spellStart"/>
      <w:r>
        <w:t>đặt</w:t>
      </w:r>
      <w:proofErr w:type="spellEnd"/>
      <w:r>
        <w:t xml:space="preserve"> </w:t>
      </w:r>
      <w:proofErr w:type="spellStart"/>
      <w:r>
        <w:t>vào</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này</w:t>
      </w:r>
      <w:proofErr w:type="spellEnd"/>
      <w:r>
        <w:t xml:space="preserve"> </w:t>
      </w:r>
      <w:proofErr w:type="spellStart"/>
      <w:r>
        <w:t>nghe</w:t>
      </w:r>
      <w:proofErr w:type="spellEnd"/>
      <w:r>
        <w:t xml:space="preserve"> </w:t>
      </w:r>
      <w:proofErr w:type="spellStart"/>
      <w:r>
        <w:t>lạ</w:t>
      </w:r>
      <w:proofErr w:type="spellEnd"/>
      <w:r>
        <w:t xml:space="preserve"> </w:t>
      </w:r>
      <w:proofErr w:type="spellStart"/>
      <w:r>
        <w:t>quá</w:t>
      </w:r>
      <w:proofErr w:type="spellEnd"/>
    </w:p>
  </w:comment>
  <w:comment w:id="505" w:author="Thơ Lê" w:date="2020-07-30T23:25:00Z" w:initials="TL">
    <w:p w14:paraId="7BF51CEC" w14:textId="77777777" w:rsidR="0021708A" w:rsidRDefault="0021708A">
      <w:pPr>
        <w:pStyle w:val="CommentText"/>
      </w:pPr>
      <w:r>
        <w:rPr>
          <w:rStyle w:val="CommentReference"/>
        </w:rPr>
        <w:annotationRef/>
      </w:r>
      <w:proofErr w:type="spellStart"/>
      <w:r>
        <w:t>Sửa</w:t>
      </w:r>
      <w:proofErr w:type="spellEnd"/>
      <w:r>
        <w:t xml:space="preserve"> </w:t>
      </w:r>
      <w:proofErr w:type="spellStart"/>
      <w:r>
        <w:t>lại</w:t>
      </w:r>
      <w:proofErr w:type="spellEnd"/>
      <w:r>
        <w:t xml:space="preserve"> </w:t>
      </w:r>
      <w:proofErr w:type="spellStart"/>
      <w:r>
        <w:t>câu</w:t>
      </w:r>
      <w:proofErr w:type="spellEnd"/>
      <w:r>
        <w:t xml:space="preserve"> </w:t>
      </w:r>
      <w:proofErr w:type="spellStart"/>
      <w:r>
        <w:t>này</w:t>
      </w:r>
      <w:proofErr w:type="spellEnd"/>
      <w:r>
        <w:t>.</w:t>
      </w:r>
    </w:p>
    <w:p w14:paraId="6F5E9DEB" w14:textId="77777777" w:rsidR="0021708A" w:rsidRDefault="0021708A">
      <w:pPr>
        <w:pStyle w:val="CommentText"/>
      </w:pPr>
      <w:r>
        <w:t xml:space="preserve">Khoa </w:t>
      </w:r>
      <w:proofErr w:type="spellStart"/>
      <w:r>
        <w:t>học</w:t>
      </w:r>
      <w:proofErr w:type="spellEnd"/>
      <w:r>
        <w:t xml:space="preserve"> </w:t>
      </w:r>
      <w:proofErr w:type="spellStart"/>
      <w:r>
        <w:t>dựa</w:t>
      </w:r>
      <w:proofErr w:type="spellEnd"/>
      <w:r>
        <w:t xml:space="preserve"> </w:t>
      </w:r>
      <w:proofErr w:type="spellStart"/>
      <w:r>
        <w:t>vào</w:t>
      </w:r>
      <w:proofErr w:type="spellEnd"/>
      <w:r>
        <w:t xml:space="preserve"> </w:t>
      </w:r>
      <w:proofErr w:type="spellStart"/>
      <w:r>
        <w:t>bằng</w:t>
      </w:r>
      <w:proofErr w:type="spellEnd"/>
      <w:r>
        <w:t xml:space="preserve"> </w:t>
      </w:r>
      <w:proofErr w:type="spellStart"/>
      <w:r>
        <w:t>chứng</w:t>
      </w:r>
      <w:proofErr w:type="spellEnd"/>
      <w:r>
        <w:t xml:space="preserve">, ko </w:t>
      </w:r>
      <w:proofErr w:type="spellStart"/>
      <w:r>
        <w:t>phải</w:t>
      </w:r>
      <w:proofErr w:type="spellEnd"/>
      <w:r>
        <w:t xml:space="preserve"> “</w:t>
      </w:r>
      <w:proofErr w:type="spellStart"/>
      <w:r>
        <w:t>cảm</w:t>
      </w:r>
      <w:proofErr w:type="spellEnd"/>
      <w:r>
        <w:t xml:space="preserve"> </w:t>
      </w:r>
      <w:proofErr w:type="spellStart"/>
      <w:r>
        <w:t>thấy</w:t>
      </w:r>
      <w:proofErr w:type="spellEnd"/>
      <w:r>
        <w:t>”.</w:t>
      </w:r>
    </w:p>
    <w:p w14:paraId="29C625B1" w14:textId="3081B83A" w:rsidR="0021708A" w:rsidRDefault="0021708A">
      <w:pPr>
        <w:pStyle w:val="CommentText"/>
      </w:pPr>
      <w:proofErr w:type="spellStart"/>
      <w:r>
        <w:t>Từ</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dùng</w:t>
      </w:r>
      <w:proofErr w:type="spellEnd"/>
      <w:r>
        <w:t xml:space="preserve"> </w:t>
      </w:r>
      <w:proofErr w:type="spellStart"/>
      <w:r>
        <w:t>khi</w:t>
      </w:r>
      <w:proofErr w:type="spellEnd"/>
      <w:r>
        <w:t xml:space="preserve"> ta </w:t>
      </w:r>
      <w:proofErr w:type="spellStart"/>
      <w:r>
        <w:t>thảo</w:t>
      </w:r>
      <w:proofErr w:type="spellEnd"/>
      <w:r>
        <w:t xml:space="preserve"> </w:t>
      </w:r>
      <w:proofErr w:type="spellStart"/>
      <w:r>
        <w:t>luận</w:t>
      </w:r>
      <w:proofErr w:type="spellEnd"/>
      <w:r>
        <w:t xml:space="preserve"> </w:t>
      </w:r>
      <w:r>
        <w:rPr>
          <w:rFonts w:ascii="Segoe UI Emoji" w:eastAsia="Segoe UI Emoji" w:hAnsi="Segoe UI Emoji" w:cs="Segoe UI Emoji"/>
        </w:rPr>
        <w:t>😊</w:t>
      </w:r>
    </w:p>
  </w:comment>
  <w:comment w:id="512" w:author="Thơ Lê" w:date="2020-07-30T23:27:00Z" w:initials="TL">
    <w:p w14:paraId="645B04CF" w14:textId="44665F35" w:rsidR="007405D1" w:rsidRDefault="007405D1">
      <w:pPr>
        <w:pStyle w:val="CommentText"/>
      </w:pPr>
      <w:r>
        <w:rPr>
          <w:rStyle w:val="CommentReference"/>
        </w:rPr>
        <w:annotationRef/>
      </w:r>
      <w:proofErr w:type="spellStart"/>
      <w:r>
        <w:t>Em</w:t>
      </w:r>
      <w:proofErr w:type="spellEnd"/>
      <w:r>
        <w:t xml:space="preserve"> in </w:t>
      </w:r>
      <w:proofErr w:type="spellStart"/>
      <w:r>
        <w:t>nghiêng</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để</w:t>
      </w:r>
      <w:proofErr w:type="spellEnd"/>
      <w:r>
        <w:t xml:space="preserve"> </w:t>
      </w:r>
      <w:proofErr w:type="spellStart"/>
      <w:r>
        <w:t>lúc</w:t>
      </w:r>
      <w:proofErr w:type="spellEnd"/>
      <w:r>
        <w:t xml:space="preserve"> in ra ng </w:t>
      </w:r>
      <w:proofErr w:type="spellStart"/>
      <w:r>
        <w:t>đọc</w:t>
      </w:r>
      <w:proofErr w:type="spellEnd"/>
      <w:r>
        <w:t xml:space="preserve"> </w:t>
      </w:r>
      <w:proofErr w:type="spellStart"/>
      <w:r>
        <w:t>dễ</w:t>
      </w:r>
      <w:proofErr w:type="spellEnd"/>
      <w:r>
        <w:t xml:space="preserve"> </w:t>
      </w:r>
      <w:proofErr w:type="spellStart"/>
      <w:r>
        <w:t>nhìn</w:t>
      </w:r>
      <w:proofErr w:type="spellEnd"/>
      <w:r>
        <w:t xml:space="preserve"> </w:t>
      </w:r>
      <w:proofErr w:type="spellStart"/>
      <w:r>
        <w:t>theo.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BC89C8" w15:done="0"/>
  <w15:commentEx w15:paraId="6E889CB5" w15:done="0"/>
  <w15:commentEx w15:paraId="0330217F" w15:done="0"/>
  <w15:commentEx w15:paraId="3F082835" w15:done="0"/>
  <w15:commentEx w15:paraId="66E43218" w15:done="0"/>
  <w15:commentEx w15:paraId="6D112821" w15:done="0"/>
  <w15:commentEx w15:paraId="2D7A5417" w15:done="0"/>
  <w15:commentEx w15:paraId="51380871" w15:done="0"/>
  <w15:commentEx w15:paraId="11CCF991" w15:done="0"/>
  <w15:commentEx w15:paraId="273068DE" w15:done="0"/>
  <w15:commentEx w15:paraId="692EFFD3" w15:done="0"/>
  <w15:commentEx w15:paraId="0F73101C" w15:done="0"/>
  <w15:commentEx w15:paraId="71A3AA92" w15:done="0"/>
  <w15:commentEx w15:paraId="463EB774" w15:done="0"/>
  <w15:commentEx w15:paraId="2C68F232" w15:done="0"/>
  <w15:commentEx w15:paraId="67A57D25" w15:done="0"/>
  <w15:commentEx w15:paraId="5D489F36" w15:done="0"/>
  <w15:commentEx w15:paraId="3725BEB7" w15:done="0"/>
  <w15:commentEx w15:paraId="5AE615A0" w15:done="0"/>
  <w15:commentEx w15:paraId="67AB5625" w15:done="0"/>
  <w15:commentEx w15:paraId="2832A15F" w15:done="0"/>
  <w15:commentEx w15:paraId="57897637" w15:done="0"/>
  <w15:commentEx w15:paraId="255B6C69" w15:done="0"/>
  <w15:commentEx w15:paraId="56C7AB55" w15:done="0"/>
  <w15:commentEx w15:paraId="4DCDBC04" w15:done="0"/>
  <w15:commentEx w15:paraId="68EE103D" w15:done="0"/>
  <w15:commentEx w15:paraId="24C05E2C" w15:done="0"/>
  <w15:commentEx w15:paraId="0A70835A" w15:done="0"/>
  <w15:commentEx w15:paraId="3D9864BD" w15:done="0"/>
  <w15:commentEx w15:paraId="1F03A0F1" w15:done="0"/>
  <w15:commentEx w15:paraId="385AF082" w15:done="0"/>
  <w15:commentEx w15:paraId="18D10C56" w15:done="0"/>
  <w15:commentEx w15:paraId="2BBF2A75" w15:done="0"/>
  <w15:commentEx w15:paraId="7D4179F9" w15:done="0"/>
  <w15:commentEx w15:paraId="31171FBB" w15:done="0"/>
  <w15:commentEx w15:paraId="50213A6A" w15:done="0"/>
  <w15:commentEx w15:paraId="40761B30" w15:done="0"/>
  <w15:commentEx w15:paraId="6FC0186C" w15:done="0"/>
  <w15:commentEx w15:paraId="6C8AA1A8" w15:done="0"/>
  <w15:commentEx w15:paraId="46795C9E" w15:done="0"/>
  <w15:commentEx w15:paraId="38D495FC" w15:done="0"/>
  <w15:commentEx w15:paraId="0A89653F" w15:done="0"/>
  <w15:commentEx w15:paraId="26E45B41" w15:done="0"/>
  <w15:commentEx w15:paraId="5DF009E2" w15:done="0"/>
  <w15:commentEx w15:paraId="428B3EDF" w15:done="0"/>
  <w15:commentEx w15:paraId="7C0AADBE" w15:done="0"/>
  <w15:commentEx w15:paraId="4000FB78" w15:done="0"/>
  <w15:commentEx w15:paraId="08E6E359" w15:done="0"/>
  <w15:commentEx w15:paraId="491F7629" w15:done="0"/>
  <w15:commentEx w15:paraId="155B39E4" w15:done="0"/>
  <w15:commentEx w15:paraId="6EFE0F8E" w15:done="0"/>
  <w15:commentEx w15:paraId="567006EA" w15:done="0"/>
  <w15:commentEx w15:paraId="29C625B1" w15:done="0"/>
  <w15:commentEx w15:paraId="645B04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BF41C" w16cex:dateUtc="2020-07-29T06:11:00Z"/>
  <w16cex:commentExtensible w16cex:durableId="22CBF45E" w16cex:dateUtc="2020-07-29T06:13:00Z"/>
  <w16cex:commentExtensible w16cex:durableId="22CBF5BA" w16cex:dateUtc="2020-07-29T06:18:00Z"/>
  <w16cex:commentExtensible w16cex:durableId="22CBF5FE" w16cex:dateUtc="2020-07-29T06:19:00Z"/>
  <w16cex:commentExtensible w16cex:durableId="22CBFA27" w16cex:dateUtc="2020-07-29T06:37:00Z"/>
  <w16cex:commentExtensible w16cex:durableId="22CBFAD7" w16cex:dateUtc="2020-07-29T06:40:00Z"/>
  <w16cex:commentExtensible w16cex:durableId="22CBFB04" w16cex:dateUtc="2020-07-29T06:41:00Z"/>
  <w16cex:commentExtensible w16cex:durableId="22CBFBD5" w16cex:dateUtc="2020-07-29T06:44:00Z"/>
  <w16cex:commentExtensible w16cex:durableId="22CC02D7" w16cex:dateUtc="2020-07-29T07:14:00Z"/>
  <w16cex:commentExtensible w16cex:durableId="22CC05AB" w16cex:dateUtc="2020-07-29T07:26:00Z"/>
  <w16cex:commentExtensible w16cex:durableId="22CC0607" w16cex:dateUtc="2020-07-29T07:28:00Z"/>
  <w16cex:commentExtensible w16cex:durableId="22CC068B" w16cex:dateUtc="2020-07-29T07:30:00Z"/>
  <w16cex:commentExtensible w16cex:durableId="22CC066E" w16cex:dateUtc="2020-07-29T07:30:00Z"/>
  <w16cex:commentExtensible w16cex:durableId="22CC0740" w16cex:dateUtc="2020-07-29T07:33:00Z"/>
  <w16cex:commentExtensible w16cex:durableId="22CC1938" w16cex:dateUtc="2020-07-29T08:50:00Z"/>
  <w16cex:commentExtensible w16cex:durableId="22CC19CE" w16cex:dateUtc="2020-07-29T08:52:00Z"/>
  <w16cex:commentExtensible w16cex:durableId="22CC1A67" w16cex:dateUtc="2020-07-29T08:55:00Z"/>
  <w16cex:commentExtensible w16cex:durableId="22CC1AA1" w16cex:dateUtc="2020-07-29T08:56:00Z"/>
  <w16cex:commentExtensible w16cex:durableId="22CC1ACB" w16cex:dateUtc="2020-07-29T08:56:00Z"/>
  <w16cex:commentExtensible w16cex:durableId="22CC1AE1" w16cex:dateUtc="2020-07-29T08:57:00Z"/>
  <w16cex:commentExtensible w16cex:durableId="22CC1B56" w16cex:dateUtc="2020-07-29T08:59:00Z"/>
  <w16cex:commentExtensible w16cex:durableId="22CC1B95" w16cex:dateUtc="2020-07-29T09:00:00Z"/>
  <w16cex:commentExtensible w16cex:durableId="22CC1BA2" w16cex:dateUtc="2020-07-29T09:00:00Z"/>
  <w16cex:commentExtensible w16cex:durableId="22CC1C0C" w16cex:dateUtc="2020-07-29T09:02:00Z"/>
  <w16cex:commentExtensible w16cex:durableId="22CC1BDF" w16cex:dateUtc="2020-07-29T09:01:00Z"/>
  <w16cex:commentExtensible w16cex:durableId="22CC1D25" w16cex:dateUtc="2020-07-29T09:07:00Z"/>
  <w16cex:commentExtensible w16cex:durableId="22CC1D7E" w16cex:dateUtc="2020-07-29T09:08:00Z"/>
  <w16cex:commentExtensible w16cex:durableId="22CC268F" w16cex:dateUtc="2020-07-29T09:47:00Z"/>
  <w16cex:commentExtensible w16cex:durableId="22CDB629" w16cex:dateUtc="2020-07-30T14:12:00Z"/>
  <w16cex:commentExtensible w16cex:durableId="22CDB77A" w16cex:dateUtc="2020-07-30T14:17:00Z"/>
  <w16cex:commentExtensible w16cex:durableId="22CDB8AD" w16cex:dateUtc="2020-07-30T14:22:00Z"/>
  <w16cex:commentExtensible w16cex:durableId="22CDB8C1" w16cex:dateUtc="2020-07-30T14:23:00Z"/>
  <w16cex:commentExtensible w16cex:durableId="22CDBA08" w16cex:dateUtc="2020-07-30T14:28:00Z"/>
  <w16cex:commentExtensible w16cex:durableId="22CDBA3A" w16cex:dateUtc="2020-07-30T14:29:00Z"/>
  <w16cex:commentExtensible w16cex:durableId="22CDBB56" w16cex:dateUtc="2020-07-30T14:34:00Z"/>
  <w16cex:commentExtensible w16cex:durableId="22CDBBC0" w16cex:dateUtc="2020-07-30T14:36:00Z"/>
  <w16cex:commentExtensible w16cex:durableId="22CDBCF6" w16cex:dateUtc="2020-07-30T14:41:00Z"/>
  <w16cex:commentExtensible w16cex:durableId="22CDBF1D" w16cex:dateUtc="2020-07-30T14:50:00Z"/>
  <w16cex:commentExtensible w16cex:durableId="22CDBF42" w16cex:dateUtc="2020-07-30T14:50:00Z"/>
  <w16cex:commentExtensible w16cex:durableId="22CDBF92" w16cex:dateUtc="2020-07-30T14:52:00Z"/>
  <w16cex:commentExtensible w16cex:durableId="22CDC6B8" w16cex:dateUtc="2020-07-30T15:22:00Z"/>
  <w16cex:commentExtensible w16cex:durableId="22CDC39C" w16cex:dateUtc="2020-07-30T15:09:00Z"/>
  <w16cex:commentExtensible w16cex:durableId="22CDC6E1" w16cex:dateUtc="2020-07-30T15:23:00Z"/>
  <w16cex:commentExtensible w16cex:durableId="22CDC6FF" w16cex:dateUtc="2020-07-30T15:23:00Z"/>
  <w16cex:commentExtensible w16cex:durableId="22CDC768" w16cex:dateUtc="2020-07-30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BC89C8" w16cid:durableId="22CBF41C"/>
  <w16cid:commentId w16cid:paraId="6E889CB5" w16cid:durableId="22CBF45E"/>
  <w16cid:commentId w16cid:paraId="0330217F" w16cid:durableId="22CBF5BA"/>
  <w16cid:commentId w16cid:paraId="3F082835" w16cid:durableId="22CBF5FE"/>
  <w16cid:commentId w16cid:paraId="66E43218" w16cid:durableId="22CBFA27"/>
  <w16cid:commentId w16cid:paraId="6D112821" w16cid:durableId="22CBFAD7"/>
  <w16cid:commentId w16cid:paraId="2D7A5417" w16cid:durableId="22CBFB04"/>
  <w16cid:commentId w16cid:paraId="51380871" w16cid:durableId="22CBFBD5"/>
  <w16cid:commentId w16cid:paraId="11CCF991" w16cid:durableId="22CC02D7"/>
  <w16cid:commentId w16cid:paraId="273068DE" w16cid:durableId="22CC05AB"/>
  <w16cid:commentId w16cid:paraId="692EFFD3" w16cid:durableId="22CC0607"/>
  <w16cid:commentId w16cid:paraId="0F73101C" w16cid:durableId="22CC068B"/>
  <w16cid:commentId w16cid:paraId="71A3AA92" w16cid:durableId="22CC066E"/>
  <w16cid:commentId w16cid:paraId="463EB774" w16cid:durableId="22CC0740"/>
  <w16cid:commentId w16cid:paraId="2C68F232" w16cid:durableId="22CC1938"/>
  <w16cid:commentId w16cid:paraId="67A57D25" w16cid:durableId="22CC19CE"/>
  <w16cid:commentId w16cid:paraId="5D489F36" w16cid:durableId="22CC1A67"/>
  <w16cid:commentId w16cid:paraId="3725BEB7" w16cid:durableId="22CC1AA1"/>
  <w16cid:commentId w16cid:paraId="5AE615A0" w16cid:durableId="22CC1ACB"/>
  <w16cid:commentId w16cid:paraId="67AB5625" w16cid:durableId="22CC1AE1"/>
  <w16cid:commentId w16cid:paraId="2832A15F" w16cid:durableId="22CC1B56"/>
  <w16cid:commentId w16cid:paraId="57897637" w16cid:durableId="22CC1B95"/>
  <w16cid:commentId w16cid:paraId="255B6C69" w16cid:durableId="22CC1BA2"/>
  <w16cid:commentId w16cid:paraId="56C7AB55" w16cid:durableId="22CC1C0C"/>
  <w16cid:commentId w16cid:paraId="4DCDBC04" w16cid:durableId="22CC1BDF"/>
  <w16cid:commentId w16cid:paraId="68EE103D" w16cid:durableId="22CC1D25"/>
  <w16cid:commentId w16cid:paraId="24C05E2C" w16cid:durableId="22CC1D7E"/>
  <w16cid:commentId w16cid:paraId="0A70835A" w16cid:durableId="22CC268F"/>
  <w16cid:commentId w16cid:paraId="3D9864BD" w16cid:durableId="22CDB629"/>
  <w16cid:commentId w16cid:paraId="1F03A0F1" w16cid:durableId="22CDB77A"/>
  <w16cid:commentId w16cid:paraId="385AF082" w16cid:durableId="22CDB8AD"/>
  <w16cid:commentId w16cid:paraId="18D10C56" w16cid:durableId="22CDB8C1"/>
  <w16cid:commentId w16cid:paraId="2BBF2A75" w16cid:durableId="22CDBA08"/>
  <w16cid:commentId w16cid:paraId="7D4179F9" w16cid:durableId="22CDBA3A"/>
  <w16cid:commentId w16cid:paraId="31171FBB" w16cid:durableId="22CDBB56"/>
  <w16cid:commentId w16cid:paraId="50213A6A" w16cid:durableId="22CDBBC0"/>
  <w16cid:commentId w16cid:paraId="40761B30" w16cid:durableId="22CDBCF6"/>
  <w16cid:commentId w16cid:paraId="6FC0186C" w16cid:durableId="22CDBF1D"/>
  <w16cid:commentId w16cid:paraId="6C8AA1A8" w16cid:durableId="22CDBF42"/>
  <w16cid:commentId w16cid:paraId="46795C9E" w16cid:durableId="22CDBF92"/>
  <w16cid:commentId w16cid:paraId="38D495FC" w16cid:durableId="22CDC6B8"/>
  <w16cid:commentId w16cid:paraId="0A89653F" w16cid:durableId="22CDC39C"/>
  <w16cid:commentId w16cid:paraId="26E45B41" w16cid:durableId="22CDC6E1"/>
  <w16cid:commentId w16cid:paraId="5DF009E2" w16cid:durableId="22CDC6FF"/>
  <w16cid:commentId w16cid:paraId="428B3EDF" w16cid:durableId="22CDC768"/>
  <w16cid:commentId w16cid:paraId="7C0AADBE" w16cid:durableId="22CDD297"/>
  <w16cid:commentId w16cid:paraId="4000FB78" w16cid:durableId="22CDD303"/>
  <w16cid:commentId w16cid:paraId="08E6E359" w16cid:durableId="22CDD2A6"/>
  <w16cid:commentId w16cid:paraId="491F7629" w16cid:durableId="22CDD2D1"/>
  <w16cid:commentId w16cid:paraId="155B39E4" w16cid:durableId="22CDD473"/>
  <w16cid:commentId w16cid:paraId="6EFE0F8E" w16cid:durableId="22CDD48B"/>
  <w16cid:commentId w16cid:paraId="567006EA" w16cid:durableId="22CDD4F3"/>
  <w16cid:commentId w16cid:paraId="29C625B1" w16cid:durableId="22CDD583"/>
  <w16cid:commentId w16cid:paraId="645B04CF" w16cid:durableId="22CDD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76268" w14:textId="77777777" w:rsidR="00727C2E" w:rsidRDefault="00727C2E">
      <w:r>
        <w:separator/>
      </w:r>
    </w:p>
  </w:endnote>
  <w:endnote w:type="continuationSeparator" w:id="0">
    <w:p w14:paraId="4645778E" w14:textId="77777777" w:rsidR="00727C2E" w:rsidRDefault="00727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Times New Roman Italic">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C0CD1" w14:textId="77777777" w:rsidR="00AC2618" w:rsidRDefault="00AC2618"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1D048BF7" w14:textId="77777777" w:rsidR="00AC2618" w:rsidRDefault="00AC2618">
    <w:pPr>
      <w:pStyle w:val="Footer"/>
    </w:pPr>
  </w:p>
  <w:p w14:paraId="527A34A2" w14:textId="77777777" w:rsidR="00AC2618" w:rsidRDefault="00AC2618"/>
  <w:p w14:paraId="354203A4" w14:textId="77777777" w:rsidR="00AC2618" w:rsidRDefault="00AC2618"/>
  <w:p w14:paraId="40928DC9" w14:textId="77777777" w:rsidR="00AC2618" w:rsidRDefault="00AC2618"/>
  <w:p w14:paraId="51561E60" w14:textId="77777777" w:rsidR="00AC2618" w:rsidRDefault="00AC2618"/>
  <w:p w14:paraId="6FD83837" w14:textId="77777777" w:rsidR="00AC2618" w:rsidRDefault="00AC2618"/>
  <w:p w14:paraId="54F19309" w14:textId="77777777" w:rsidR="00AC2618" w:rsidRDefault="00AC2618"/>
  <w:p w14:paraId="52A2A040" w14:textId="77777777" w:rsidR="00AC2618" w:rsidRDefault="00AC2618"/>
  <w:p w14:paraId="43EAAB3D" w14:textId="77777777" w:rsidR="00AC2618" w:rsidRDefault="00AC2618"/>
  <w:p w14:paraId="1CB823E5" w14:textId="77777777" w:rsidR="00AC2618" w:rsidRDefault="00AC2618"/>
  <w:p w14:paraId="5F45CEC6" w14:textId="77777777" w:rsidR="00AC2618" w:rsidRDefault="00AC2618"/>
  <w:p w14:paraId="141A5FD1" w14:textId="77777777" w:rsidR="00AC2618" w:rsidRDefault="00AC2618"/>
  <w:p w14:paraId="52DA9F41" w14:textId="77777777" w:rsidR="00AC2618" w:rsidRDefault="00AC2618"/>
  <w:p w14:paraId="281C61A6" w14:textId="77777777" w:rsidR="00AC2618" w:rsidRDefault="00AC26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03009" w14:textId="77777777" w:rsidR="00727C2E" w:rsidRDefault="00727C2E">
      <w:r>
        <w:separator/>
      </w:r>
    </w:p>
  </w:footnote>
  <w:footnote w:type="continuationSeparator" w:id="0">
    <w:p w14:paraId="55EEABD7" w14:textId="77777777" w:rsidR="00727C2E" w:rsidRDefault="00727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558003"/>
      <w:docPartObj>
        <w:docPartGallery w:val="Page Numbers (Top of Page)"/>
        <w:docPartUnique/>
      </w:docPartObj>
    </w:sdtPr>
    <w:sdtEndPr>
      <w:rPr>
        <w:noProof/>
      </w:rPr>
    </w:sdtEndPr>
    <w:sdtContent>
      <w:p w14:paraId="5DD2EB74" w14:textId="77777777" w:rsidR="00AC2618" w:rsidRDefault="00AC2618">
        <w:pPr>
          <w:pStyle w:val="Header"/>
          <w:jc w:val="center"/>
        </w:pPr>
        <w:r>
          <w:fldChar w:fldCharType="begin"/>
        </w:r>
        <w:r>
          <w:instrText xml:space="preserve"> PAGE  \* roman  \* MERGEFORMAT </w:instrText>
        </w:r>
        <w:r>
          <w:fldChar w:fldCharType="separate"/>
        </w:r>
        <w:r>
          <w:rPr>
            <w:noProof/>
          </w:rPr>
          <w:t>i</w:t>
        </w:r>
        <w:r>
          <w:fldChar w:fldCharType="end"/>
        </w:r>
      </w:p>
    </w:sdtContent>
  </w:sdt>
  <w:p w14:paraId="7F9FB354" w14:textId="77777777" w:rsidR="00AC2618" w:rsidRDefault="00AC26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428855"/>
      <w:docPartObj>
        <w:docPartGallery w:val="Page Numbers (Top of Page)"/>
        <w:docPartUnique/>
      </w:docPartObj>
    </w:sdtPr>
    <w:sdtEndPr>
      <w:rPr>
        <w:noProof/>
      </w:rPr>
    </w:sdtEndPr>
    <w:sdtContent>
      <w:p w14:paraId="6739F97D" w14:textId="77777777" w:rsidR="00AC2618" w:rsidRDefault="00AC2618" w:rsidP="00506143">
        <w:pPr>
          <w:pStyle w:val="Header"/>
          <w:tabs>
            <w:tab w:val="left" w:pos="4608"/>
            <w:tab w:val="center" w:pos="4725"/>
          </w:tabs>
        </w:pPr>
        <w:r>
          <w:tab/>
        </w:r>
        <w:r>
          <w:tab/>
        </w:r>
        <w:r>
          <w:tab/>
        </w:r>
        <w:r>
          <w:fldChar w:fldCharType="begin"/>
        </w:r>
        <w:r>
          <w:instrText xml:space="preserve"> PAGE   \* MERGEFORMAT </w:instrText>
        </w:r>
        <w:r>
          <w:fldChar w:fldCharType="separate"/>
        </w:r>
        <w:r>
          <w:rPr>
            <w:noProof/>
          </w:rPr>
          <w:t>viii</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18D3C55"/>
    <w:multiLevelType w:val="hybridMultilevel"/>
    <w:tmpl w:val="849CD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082A5A"/>
    <w:multiLevelType w:val="hybridMultilevel"/>
    <w:tmpl w:val="0AFC9F1A"/>
    <w:lvl w:ilvl="0" w:tplc="3DD68A1A">
      <w:start w:val="1"/>
      <w:numFmt w:val="decimal"/>
      <w:lvlText w:val="3.3.2.%1"/>
      <w:lvlJc w:val="left"/>
      <w:pPr>
        <w:ind w:left="1429"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3225BBF"/>
    <w:multiLevelType w:val="hybridMultilevel"/>
    <w:tmpl w:val="0A58348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57897BCE"/>
    <w:multiLevelType w:val="hybridMultilevel"/>
    <w:tmpl w:val="21A2CE5A"/>
    <w:lvl w:ilvl="0" w:tplc="75CEDD9A">
      <w:start w:val="11"/>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0" w15:restartNumberingAfterBreak="0">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4" w15:restartNumberingAfterBreak="0">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1" w15:restartNumberingAfterBreak="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2" w15:restartNumberingAfterBreak="0">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3"/>
  </w:num>
  <w:num w:numId="2">
    <w:abstractNumId w:val="13"/>
  </w:num>
  <w:num w:numId="3">
    <w:abstractNumId w:val="29"/>
  </w:num>
  <w:num w:numId="4">
    <w:abstractNumId w:val="40"/>
  </w:num>
  <w:num w:numId="5">
    <w:abstractNumId w:val="60"/>
  </w:num>
  <w:num w:numId="6">
    <w:abstractNumId w:val="51"/>
  </w:num>
  <w:num w:numId="7">
    <w:abstractNumId w:val="7"/>
  </w:num>
  <w:num w:numId="8">
    <w:abstractNumId w:val="50"/>
  </w:num>
  <w:num w:numId="9">
    <w:abstractNumId w:val="37"/>
  </w:num>
  <w:num w:numId="10">
    <w:abstractNumId w:val="42"/>
  </w:num>
  <w:num w:numId="11">
    <w:abstractNumId w:val="10"/>
  </w:num>
  <w:num w:numId="12">
    <w:abstractNumId w:val="61"/>
  </w:num>
  <w:num w:numId="13">
    <w:abstractNumId w:val="28"/>
  </w:num>
  <w:num w:numId="14">
    <w:abstractNumId w:val="20"/>
  </w:num>
  <w:num w:numId="15">
    <w:abstractNumId w:val="41"/>
  </w:num>
  <w:num w:numId="16">
    <w:abstractNumId w:val="54"/>
  </w:num>
  <w:num w:numId="17">
    <w:abstractNumId w:val="18"/>
  </w:num>
  <w:num w:numId="18">
    <w:abstractNumId w:val="22"/>
  </w:num>
  <w:num w:numId="19">
    <w:abstractNumId w:val="31"/>
  </w:num>
  <w:num w:numId="20">
    <w:abstractNumId w:val="47"/>
  </w:num>
  <w:num w:numId="21">
    <w:abstractNumId w:val="2"/>
  </w:num>
  <w:num w:numId="22">
    <w:abstractNumId w:val="38"/>
  </w:num>
  <w:num w:numId="23">
    <w:abstractNumId w:val="25"/>
  </w:num>
  <w:num w:numId="24">
    <w:abstractNumId w:val="33"/>
  </w:num>
  <w:num w:numId="25">
    <w:abstractNumId w:val="39"/>
  </w:num>
  <w:num w:numId="26">
    <w:abstractNumId w:val="3"/>
  </w:num>
  <w:num w:numId="27">
    <w:abstractNumId w:val="24"/>
  </w:num>
  <w:num w:numId="28">
    <w:abstractNumId w:val="36"/>
  </w:num>
  <w:num w:numId="29">
    <w:abstractNumId w:val="44"/>
  </w:num>
  <w:num w:numId="30">
    <w:abstractNumId w:val="46"/>
  </w:num>
  <w:num w:numId="31">
    <w:abstractNumId w:val="45"/>
  </w:num>
  <w:num w:numId="32">
    <w:abstractNumId w:val="23"/>
  </w:num>
  <w:num w:numId="33">
    <w:abstractNumId w:val="14"/>
  </w:num>
  <w:num w:numId="34">
    <w:abstractNumId w:val="55"/>
  </w:num>
  <w:num w:numId="35">
    <w:abstractNumId w:val="48"/>
  </w:num>
  <w:num w:numId="36">
    <w:abstractNumId w:val="56"/>
  </w:num>
  <w:num w:numId="37">
    <w:abstractNumId w:val="17"/>
  </w:num>
  <w:num w:numId="38">
    <w:abstractNumId w:val="12"/>
  </w:num>
  <w:num w:numId="39">
    <w:abstractNumId w:val="5"/>
  </w:num>
  <w:num w:numId="40">
    <w:abstractNumId w:val="43"/>
  </w:num>
  <w:num w:numId="41">
    <w:abstractNumId w:val="0"/>
  </w:num>
  <w:num w:numId="42">
    <w:abstractNumId w:val="35"/>
  </w:num>
  <w:num w:numId="43">
    <w:abstractNumId w:val="32"/>
  </w:num>
  <w:num w:numId="44">
    <w:abstractNumId w:val="59"/>
  </w:num>
  <w:num w:numId="45">
    <w:abstractNumId w:val="21"/>
  </w:num>
  <w:num w:numId="46">
    <w:abstractNumId w:val="52"/>
  </w:num>
  <w:num w:numId="47">
    <w:abstractNumId w:val="19"/>
  </w:num>
  <w:num w:numId="48">
    <w:abstractNumId w:val="57"/>
  </w:num>
  <w:num w:numId="49">
    <w:abstractNumId w:val="58"/>
  </w:num>
  <w:num w:numId="50">
    <w:abstractNumId w:val="6"/>
  </w:num>
  <w:num w:numId="51">
    <w:abstractNumId w:val="9"/>
  </w:num>
  <w:num w:numId="52">
    <w:abstractNumId w:val="16"/>
  </w:num>
  <w:num w:numId="53">
    <w:abstractNumId w:val="27"/>
  </w:num>
  <w:num w:numId="54">
    <w:abstractNumId w:val="15"/>
  </w:num>
  <w:num w:numId="55">
    <w:abstractNumId w:val="4"/>
  </w:num>
  <w:num w:numId="56">
    <w:abstractNumId w:val="11"/>
  </w:num>
  <w:num w:numId="57">
    <w:abstractNumId w:val="8"/>
  </w:num>
  <w:num w:numId="58">
    <w:abstractNumId w:val="62"/>
  </w:num>
  <w:num w:numId="59">
    <w:abstractNumId w:val="34"/>
  </w:num>
  <w:num w:numId="60">
    <w:abstractNumId w:val="26"/>
  </w:num>
  <w:num w:numId="61">
    <w:abstractNumId w:val="1"/>
  </w:num>
  <w:num w:numId="62">
    <w:abstractNumId w:val="30"/>
  </w:num>
  <w:num w:numId="63">
    <w:abstractNumId w:val="49"/>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OCTHO">
    <w15:presenceInfo w15:providerId="None" w15:userId="NGOCTHO"/>
  </w15:person>
  <w15:person w15:author="Thơ Lê">
    <w15:presenceInfo w15:providerId="Windows Live" w15:userId="37e93fa521265e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478D"/>
    <w:rsid w:val="00001789"/>
    <w:rsid w:val="000044B5"/>
    <w:rsid w:val="00011C41"/>
    <w:rsid w:val="0001433B"/>
    <w:rsid w:val="00014DF4"/>
    <w:rsid w:val="00015FEB"/>
    <w:rsid w:val="00020F7A"/>
    <w:rsid w:val="00021557"/>
    <w:rsid w:val="00022EE2"/>
    <w:rsid w:val="000239E7"/>
    <w:rsid w:val="00025E28"/>
    <w:rsid w:val="00026A2F"/>
    <w:rsid w:val="00026CB7"/>
    <w:rsid w:val="000270DD"/>
    <w:rsid w:val="0002745C"/>
    <w:rsid w:val="00031CAC"/>
    <w:rsid w:val="00033CB0"/>
    <w:rsid w:val="00035200"/>
    <w:rsid w:val="00035AB1"/>
    <w:rsid w:val="0003715A"/>
    <w:rsid w:val="00037FD0"/>
    <w:rsid w:val="0004536C"/>
    <w:rsid w:val="000462BA"/>
    <w:rsid w:val="00046A3D"/>
    <w:rsid w:val="000501BC"/>
    <w:rsid w:val="00050FAA"/>
    <w:rsid w:val="00054742"/>
    <w:rsid w:val="00054E33"/>
    <w:rsid w:val="00055AB5"/>
    <w:rsid w:val="00055DFB"/>
    <w:rsid w:val="00061EE8"/>
    <w:rsid w:val="00063093"/>
    <w:rsid w:val="000637B9"/>
    <w:rsid w:val="00064BFA"/>
    <w:rsid w:val="00067C25"/>
    <w:rsid w:val="000739AA"/>
    <w:rsid w:val="00073D30"/>
    <w:rsid w:val="000744D3"/>
    <w:rsid w:val="0007768B"/>
    <w:rsid w:val="0008070B"/>
    <w:rsid w:val="000811AC"/>
    <w:rsid w:val="000832C1"/>
    <w:rsid w:val="0008435B"/>
    <w:rsid w:val="00085857"/>
    <w:rsid w:val="000867D5"/>
    <w:rsid w:val="0009482F"/>
    <w:rsid w:val="00094B66"/>
    <w:rsid w:val="00094C14"/>
    <w:rsid w:val="000954B4"/>
    <w:rsid w:val="00095730"/>
    <w:rsid w:val="00096BB0"/>
    <w:rsid w:val="00097D6E"/>
    <w:rsid w:val="000A0A11"/>
    <w:rsid w:val="000A0E2E"/>
    <w:rsid w:val="000A1051"/>
    <w:rsid w:val="000A10E3"/>
    <w:rsid w:val="000A4664"/>
    <w:rsid w:val="000A62D0"/>
    <w:rsid w:val="000A6426"/>
    <w:rsid w:val="000B137F"/>
    <w:rsid w:val="000B1C33"/>
    <w:rsid w:val="000B2AC4"/>
    <w:rsid w:val="000B3328"/>
    <w:rsid w:val="000B38C9"/>
    <w:rsid w:val="000B4262"/>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046"/>
    <w:rsid w:val="000E4E9A"/>
    <w:rsid w:val="000E5C21"/>
    <w:rsid w:val="000E7078"/>
    <w:rsid w:val="000E7932"/>
    <w:rsid w:val="000E7C96"/>
    <w:rsid w:val="000F04C6"/>
    <w:rsid w:val="000F07E2"/>
    <w:rsid w:val="000F42E5"/>
    <w:rsid w:val="000F44CB"/>
    <w:rsid w:val="000F7311"/>
    <w:rsid w:val="000F7E1C"/>
    <w:rsid w:val="001009A3"/>
    <w:rsid w:val="00107BE2"/>
    <w:rsid w:val="001107C3"/>
    <w:rsid w:val="00110F86"/>
    <w:rsid w:val="001125AD"/>
    <w:rsid w:val="0011324B"/>
    <w:rsid w:val="001134E6"/>
    <w:rsid w:val="0011513D"/>
    <w:rsid w:val="00117757"/>
    <w:rsid w:val="00120F38"/>
    <w:rsid w:val="00123460"/>
    <w:rsid w:val="00124CC6"/>
    <w:rsid w:val="00124EFA"/>
    <w:rsid w:val="001263BD"/>
    <w:rsid w:val="00130842"/>
    <w:rsid w:val="00132CBF"/>
    <w:rsid w:val="00134B29"/>
    <w:rsid w:val="00140113"/>
    <w:rsid w:val="00142808"/>
    <w:rsid w:val="00146BD6"/>
    <w:rsid w:val="00146CC4"/>
    <w:rsid w:val="00150A6F"/>
    <w:rsid w:val="00152544"/>
    <w:rsid w:val="00152B08"/>
    <w:rsid w:val="00153E3F"/>
    <w:rsid w:val="00154C8A"/>
    <w:rsid w:val="00157C0E"/>
    <w:rsid w:val="00162EE2"/>
    <w:rsid w:val="001639C0"/>
    <w:rsid w:val="00163C49"/>
    <w:rsid w:val="001657AC"/>
    <w:rsid w:val="0016622C"/>
    <w:rsid w:val="00170814"/>
    <w:rsid w:val="00172A54"/>
    <w:rsid w:val="00172BFB"/>
    <w:rsid w:val="00173132"/>
    <w:rsid w:val="0017381B"/>
    <w:rsid w:val="00173D07"/>
    <w:rsid w:val="00175759"/>
    <w:rsid w:val="00180245"/>
    <w:rsid w:val="00180A18"/>
    <w:rsid w:val="00185D12"/>
    <w:rsid w:val="001862EB"/>
    <w:rsid w:val="00187068"/>
    <w:rsid w:val="0019150A"/>
    <w:rsid w:val="00191F46"/>
    <w:rsid w:val="00194633"/>
    <w:rsid w:val="001946C0"/>
    <w:rsid w:val="00197C15"/>
    <w:rsid w:val="001A37D4"/>
    <w:rsid w:val="001B2C4B"/>
    <w:rsid w:val="001B3126"/>
    <w:rsid w:val="001B52F7"/>
    <w:rsid w:val="001B5367"/>
    <w:rsid w:val="001B5E97"/>
    <w:rsid w:val="001C12E3"/>
    <w:rsid w:val="001C379E"/>
    <w:rsid w:val="001C4A9C"/>
    <w:rsid w:val="001C5A38"/>
    <w:rsid w:val="001D0C07"/>
    <w:rsid w:val="001D1E20"/>
    <w:rsid w:val="001D340D"/>
    <w:rsid w:val="001D3CFA"/>
    <w:rsid w:val="001D4DE6"/>
    <w:rsid w:val="001D53E6"/>
    <w:rsid w:val="001D5412"/>
    <w:rsid w:val="001D5562"/>
    <w:rsid w:val="001D5B7E"/>
    <w:rsid w:val="001D5DBB"/>
    <w:rsid w:val="001E2D66"/>
    <w:rsid w:val="001E3B36"/>
    <w:rsid w:val="001E474A"/>
    <w:rsid w:val="001E520C"/>
    <w:rsid w:val="001E5A57"/>
    <w:rsid w:val="001E7DA5"/>
    <w:rsid w:val="001F1159"/>
    <w:rsid w:val="001F40C6"/>
    <w:rsid w:val="001F4D9A"/>
    <w:rsid w:val="001F6F67"/>
    <w:rsid w:val="001F710C"/>
    <w:rsid w:val="002036EC"/>
    <w:rsid w:val="00203A04"/>
    <w:rsid w:val="002067D5"/>
    <w:rsid w:val="002105C4"/>
    <w:rsid w:val="002117E0"/>
    <w:rsid w:val="00211DCE"/>
    <w:rsid w:val="0021298F"/>
    <w:rsid w:val="00212DD0"/>
    <w:rsid w:val="002148BA"/>
    <w:rsid w:val="00214C26"/>
    <w:rsid w:val="002154FA"/>
    <w:rsid w:val="00215A32"/>
    <w:rsid w:val="00216184"/>
    <w:rsid w:val="002166DA"/>
    <w:rsid w:val="00216D9A"/>
    <w:rsid w:val="00216E3B"/>
    <w:rsid w:val="0021708A"/>
    <w:rsid w:val="00221496"/>
    <w:rsid w:val="00221C04"/>
    <w:rsid w:val="00225313"/>
    <w:rsid w:val="00225E11"/>
    <w:rsid w:val="002272F5"/>
    <w:rsid w:val="002305F9"/>
    <w:rsid w:val="002316A4"/>
    <w:rsid w:val="00231B15"/>
    <w:rsid w:val="002329DA"/>
    <w:rsid w:val="00232F87"/>
    <w:rsid w:val="0023361B"/>
    <w:rsid w:val="00237732"/>
    <w:rsid w:val="00242096"/>
    <w:rsid w:val="002470EE"/>
    <w:rsid w:val="0025266A"/>
    <w:rsid w:val="00252BC6"/>
    <w:rsid w:val="0025360A"/>
    <w:rsid w:val="00255349"/>
    <w:rsid w:val="00255919"/>
    <w:rsid w:val="00255E07"/>
    <w:rsid w:val="002562F6"/>
    <w:rsid w:val="00260AC5"/>
    <w:rsid w:val="00262009"/>
    <w:rsid w:val="00263240"/>
    <w:rsid w:val="002632D8"/>
    <w:rsid w:val="00265EBA"/>
    <w:rsid w:val="00265FF4"/>
    <w:rsid w:val="00266F82"/>
    <w:rsid w:val="00267942"/>
    <w:rsid w:val="00271EB3"/>
    <w:rsid w:val="00275AAD"/>
    <w:rsid w:val="0027700D"/>
    <w:rsid w:val="002845D6"/>
    <w:rsid w:val="00286348"/>
    <w:rsid w:val="00291372"/>
    <w:rsid w:val="00292134"/>
    <w:rsid w:val="0029271E"/>
    <w:rsid w:val="0029499D"/>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B621D"/>
    <w:rsid w:val="002C27BA"/>
    <w:rsid w:val="002C360C"/>
    <w:rsid w:val="002C5427"/>
    <w:rsid w:val="002D1B12"/>
    <w:rsid w:val="002D34F0"/>
    <w:rsid w:val="002D39CF"/>
    <w:rsid w:val="002D3E8E"/>
    <w:rsid w:val="002D4907"/>
    <w:rsid w:val="002D70E4"/>
    <w:rsid w:val="002E4274"/>
    <w:rsid w:val="002E4A8C"/>
    <w:rsid w:val="002E5370"/>
    <w:rsid w:val="002E7A65"/>
    <w:rsid w:val="002F3586"/>
    <w:rsid w:val="002F41F2"/>
    <w:rsid w:val="002F4684"/>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07762"/>
    <w:rsid w:val="00312E6E"/>
    <w:rsid w:val="00313FFC"/>
    <w:rsid w:val="00315FED"/>
    <w:rsid w:val="00317B65"/>
    <w:rsid w:val="00321BC6"/>
    <w:rsid w:val="00321CF2"/>
    <w:rsid w:val="003225FF"/>
    <w:rsid w:val="00322952"/>
    <w:rsid w:val="003240C4"/>
    <w:rsid w:val="00324E93"/>
    <w:rsid w:val="00327BC3"/>
    <w:rsid w:val="003302BA"/>
    <w:rsid w:val="00330E40"/>
    <w:rsid w:val="00335975"/>
    <w:rsid w:val="00336EB4"/>
    <w:rsid w:val="003407E8"/>
    <w:rsid w:val="00340C0A"/>
    <w:rsid w:val="0034119F"/>
    <w:rsid w:val="003436EF"/>
    <w:rsid w:val="00343C89"/>
    <w:rsid w:val="00344B4E"/>
    <w:rsid w:val="003462B7"/>
    <w:rsid w:val="00346C4F"/>
    <w:rsid w:val="00352C38"/>
    <w:rsid w:val="00353373"/>
    <w:rsid w:val="00355065"/>
    <w:rsid w:val="0035536E"/>
    <w:rsid w:val="00356EBC"/>
    <w:rsid w:val="00357240"/>
    <w:rsid w:val="00357639"/>
    <w:rsid w:val="00357CB0"/>
    <w:rsid w:val="003629F6"/>
    <w:rsid w:val="003714EB"/>
    <w:rsid w:val="00371994"/>
    <w:rsid w:val="003722C2"/>
    <w:rsid w:val="003725E7"/>
    <w:rsid w:val="003731BB"/>
    <w:rsid w:val="003752B1"/>
    <w:rsid w:val="00377E29"/>
    <w:rsid w:val="00380404"/>
    <w:rsid w:val="00383757"/>
    <w:rsid w:val="0038659D"/>
    <w:rsid w:val="00387165"/>
    <w:rsid w:val="00387D40"/>
    <w:rsid w:val="00387DEE"/>
    <w:rsid w:val="00395B22"/>
    <w:rsid w:val="003965FC"/>
    <w:rsid w:val="003A02CB"/>
    <w:rsid w:val="003A0305"/>
    <w:rsid w:val="003A33A5"/>
    <w:rsid w:val="003A5327"/>
    <w:rsid w:val="003A57FA"/>
    <w:rsid w:val="003A6C43"/>
    <w:rsid w:val="003B019C"/>
    <w:rsid w:val="003B67EC"/>
    <w:rsid w:val="003B72B8"/>
    <w:rsid w:val="003C0B9E"/>
    <w:rsid w:val="003C0BC2"/>
    <w:rsid w:val="003C0C2B"/>
    <w:rsid w:val="003C0E91"/>
    <w:rsid w:val="003C133A"/>
    <w:rsid w:val="003C1F82"/>
    <w:rsid w:val="003C2152"/>
    <w:rsid w:val="003C24DB"/>
    <w:rsid w:val="003C2C93"/>
    <w:rsid w:val="003C2E8C"/>
    <w:rsid w:val="003C3627"/>
    <w:rsid w:val="003C4437"/>
    <w:rsid w:val="003C483C"/>
    <w:rsid w:val="003C7091"/>
    <w:rsid w:val="003C7640"/>
    <w:rsid w:val="003D0DF2"/>
    <w:rsid w:val="003D13E7"/>
    <w:rsid w:val="003D2524"/>
    <w:rsid w:val="003D3A07"/>
    <w:rsid w:val="003D3C99"/>
    <w:rsid w:val="003D4649"/>
    <w:rsid w:val="003D49B5"/>
    <w:rsid w:val="003D775B"/>
    <w:rsid w:val="003E06C4"/>
    <w:rsid w:val="003E0B94"/>
    <w:rsid w:val="003E167B"/>
    <w:rsid w:val="003E1FF4"/>
    <w:rsid w:val="003E260E"/>
    <w:rsid w:val="003E2A96"/>
    <w:rsid w:val="003E4276"/>
    <w:rsid w:val="003E4CCF"/>
    <w:rsid w:val="003E4E2D"/>
    <w:rsid w:val="003E5237"/>
    <w:rsid w:val="003E6772"/>
    <w:rsid w:val="003E7C15"/>
    <w:rsid w:val="003F0312"/>
    <w:rsid w:val="003F0443"/>
    <w:rsid w:val="003F0F6E"/>
    <w:rsid w:val="003F1FCF"/>
    <w:rsid w:val="003F2633"/>
    <w:rsid w:val="003F5164"/>
    <w:rsid w:val="003F5792"/>
    <w:rsid w:val="003F7C69"/>
    <w:rsid w:val="00402037"/>
    <w:rsid w:val="00403B39"/>
    <w:rsid w:val="00404C32"/>
    <w:rsid w:val="00406225"/>
    <w:rsid w:val="00411D5F"/>
    <w:rsid w:val="00413A2D"/>
    <w:rsid w:val="0041420D"/>
    <w:rsid w:val="00414D56"/>
    <w:rsid w:val="00415042"/>
    <w:rsid w:val="00415567"/>
    <w:rsid w:val="004167C2"/>
    <w:rsid w:val="004209EB"/>
    <w:rsid w:val="004213B8"/>
    <w:rsid w:val="00421EB2"/>
    <w:rsid w:val="00421F83"/>
    <w:rsid w:val="0042278A"/>
    <w:rsid w:val="004232BF"/>
    <w:rsid w:val="00424833"/>
    <w:rsid w:val="00424AA4"/>
    <w:rsid w:val="0042585F"/>
    <w:rsid w:val="00425D0D"/>
    <w:rsid w:val="00426A2E"/>
    <w:rsid w:val="0042773E"/>
    <w:rsid w:val="004320B1"/>
    <w:rsid w:val="00432EC6"/>
    <w:rsid w:val="00435AF8"/>
    <w:rsid w:val="00436D15"/>
    <w:rsid w:val="004406DE"/>
    <w:rsid w:val="004525DF"/>
    <w:rsid w:val="00453127"/>
    <w:rsid w:val="00454264"/>
    <w:rsid w:val="00454A51"/>
    <w:rsid w:val="00455982"/>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872D2"/>
    <w:rsid w:val="0049181E"/>
    <w:rsid w:val="0049282E"/>
    <w:rsid w:val="00494552"/>
    <w:rsid w:val="0049689E"/>
    <w:rsid w:val="00496AA7"/>
    <w:rsid w:val="00496D98"/>
    <w:rsid w:val="00497404"/>
    <w:rsid w:val="0049753C"/>
    <w:rsid w:val="004A01FF"/>
    <w:rsid w:val="004A04F3"/>
    <w:rsid w:val="004A154B"/>
    <w:rsid w:val="004A2A19"/>
    <w:rsid w:val="004A35A0"/>
    <w:rsid w:val="004A4703"/>
    <w:rsid w:val="004A6669"/>
    <w:rsid w:val="004B0D45"/>
    <w:rsid w:val="004B2D07"/>
    <w:rsid w:val="004B35A8"/>
    <w:rsid w:val="004B59EC"/>
    <w:rsid w:val="004B6C18"/>
    <w:rsid w:val="004B7BEA"/>
    <w:rsid w:val="004C2B69"/>
    <w:rsid w:val="004C33BD"/>
    <w:rsid w:val="004C5985"/>
    <w:rsid w:val="004C667B"/>
    <w:rsid w:val="004C7880"/>
    <w:rsid w:val="004D0835"/>
    <w:rsid w:val="004D0DB7"/>
    <w:rsid w:val="004D18DC"/>
    <w:rsid w:val="004D1DFC"/>
    <w:rsid w:val="004D2334"/>
    <w:rsid w:val="004D2C7C"/>
    <w:rsid w:val="004D3BB8"/>
    <w:rsid w:val="004D53CD"/>
    <w:rsid w:val="004D597F"/>
    <w:rsid w:val="004D59D8"/>
    <w:rsid w:val="004D678A"/>
    <w:rsid w:val="004D701A"/>
    <w:rsid w:val="004E045A"/>
    <w:rsid w:val="004E0743"/>
    <w:rsid w:val="004E0FA9"/>
    <w:rsid w:val="004E1102"/>
    <w:rsid w:val="004E7715"/>
    <w:rsid w:val="004F0255"/>
    <w:rsid w:val="004F0684"/>
    <w:rsid w:val="004F22C1"/>
    <w:rsid w:val="004F28E8"/>
    <w:rsid w:val="004F50D0"/>
    <w:rsid w:val="004F5105"/>
    <w:rsid w:val="004F5244"/>
    <w:rsid w:val="004F78D2"/>
    <w:rsid w:val="005035A4"/>
    <w:rsid w:val="00503657"/>
    <w:rsid w:val="00503E11"/>
    <w:rsid w:val="00504167"/>
    <w:rsid w:val="0050479F"/>
    <w:rsid w:val="005052E3"/>
    <w:rsid w:val="00506143"/>
    <w:rsid w:val="00506648"/>
    <w:rsid w:val="005071E8"/>
    <w:rsid w:val="00511D2E"/>
    <w:rsid w:val="00511DAE"/>
    <w:rsid w:val="00512FD6"/>
    <w:rsid w:val="0051491E"/>
    <w:rsid w:val="00517237"/>
    <w:rsid w:val="00517CE5"/>
    <w:rsid w:val="00522CF2"/>
    <w:rsid w:val="0052486E"/>
    <w:rsid w:val="00526E56"/>
    <w:rsid w:val="00527008"/>
    <w:rsid w:val="00530FEB"/>
    <w:rsid w:val="00531990"/>
    <w:rsid w:val="00531BD9"/>
    <w:rsid w:val="0053417E"/>
    <w:rsid w:val="0053477F"/>
    <w:rsid w:val="0053700D"/>
    <w:rsid w:val="0053759A"/>
    <w:rsid w:val="00537602"/>
    <w:rsid w:val="00540CCC"/>
    <w:rsid w:val="00540F2C"/>
    <w:rsid w:val="00542007"/>
    <w:rsid w:val="00542A2B"/>
    <w:rsid w:val="00542F56"/>
    <w:rsid w:val="00545717"/>
    <w:rsid w:val="005458C5"/>
    <w:rsid w:val="00545A25"/>
    <w:rsid w:val="005479CC"/>
    <w:rsid w:val="00553872"/>
    <w:rsid w:val="00553C00"/>
    <w:rsid w:val="00553E98"/>
    <w:rsid w:val="0055483F"/>
    <w:rsid w:val="00557284"/>
    <w:rsid w:val="00561B32"/>
    <w:rsid w:val="00565D6C"/>
    <w:rsid w:val="005669C9"/>
    <w:rsid w:val="00567DB2"/>
    <w:rsid w:val="0057002C"/>
    <w:rsid w:val="00571968"/>
    <w:rsid w:val="00572E05"/>
    <w:rsid w:val="005734AD"/>
    <w:rsid w:val="00574A0A"/>
    <w:rsid w:val="0057587A"/>
    <w:rsid w:val="00575E4A"/>
    <w:rsid w:val="00576068"/>
    <w:rsid w:val="005830C7"/>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35C0"/>
    <w:rsid w:val="005C6C78"/>
    <w:rsid w:val="005D29D0"/>
    <w:rsid w:val="005D2A61"/>
    <w:rsid w:val="005D2FD4"/>
    <w:rsid w:val="005D30E1"/>
    <w:rsid w:val="005D3B56"/>
    <w:rsid w:val="005D58D7"/>
    <w:rsid w:val="005D592B"/>
    <w:rsid w:val="005D7C40"/>
    <w:rsid w:val="005E2AA1"/>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2B82"/>
    <w:rsid w:val="00603F2A"/>
    <w:rsid w:val="006059EE"/>
    <w:rsid w:val="00605F75"/>
    <w:rsid w:val="00613810"/>
    <w:rsid w:val="00614784"/>
    <w:rsid w:val="00615086"/>
    <w:rsid w:val="006155CC"/>
    <w:rsid w:val="00616450"/>
    <w:rsid w:val="00617E06"/>
    <w:rsid w:val="00625528"/>
    <w:rsid w:val="00625B3D"/>
    <w:rsid w:val="00625EB6"/>
    <w:rsid w:val="00630BA0"/>
    <w:rsid w:val="00631ACD"/>
    <w:rsid w:val="00637562"/>
    <w:rsid w:val="006401DB"/>
    <w:rsid w:val="006406D7"/>
    <w:rsid w:val="006416EA"/>
    <w:rsid w:val="006424CE"/>
    <w:rsid w:val="00642677"/>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2AF"/>
    <w:rsid w:val="00681964"/>
    <w:rsid w:val="00682246"/>
    <w:rsid w:val="006831F9"/>
    <w:rsid w:val="0068537F"/>
    <w:rsid w:val="006868DF"/>
    <w:rsid w:val="0068745C"/>
    <w:rsid w:val="00690C27"/>
    <w:rsid w:val="00691CCA"/>
    <w:rsid w:val="0069269B"/>
    <w:rsid w:val="006A08ED"/>
    <w:rsid w:val="006A1052"/>
    <w:rsid w:val="006A242D"/>
    <w:rsid w:val="006A27F9"/>
    <w:rsid w:val="006A2B8E"/>
    <w:rsid w:val="006A32FF"/>
    <w:rsid w:val="006A3940"/>
    <w:rsid w:val="006A4BE3"/>
    <w:rsid w:val="006A57A3"/>
    <w:rsid w:val="006A770E"/>
    <w:rsid w:val="006B10A2"/>
    <w:rsid w:val="006B1A3D"/>
    <w:rsid w:val="006B3506"/>
    <w:rsid w:val="006B5170"/>
    <w:rsid w:val="006B580E"/>
    <w:rsid w:val="006B5B98"/>
    <w:rsid w:val="006B697F"/>
    <w:rsid w:val="006B7228"/>
    <w:rsid w:val="006C02E2"/>
    <w:rsid w:val="006C133B"/>
    <w:rsid w:val="006C1B27"/>
    <w:rsid w:val="006C45CE"/>
    <w:rsid w:val="006C6676"/>
    <w:rsid w:val="006D1CFE"/>
    <w:rsid w:val="006D24CB"/>
    <w:rsid w:val="006D2CE5"/>
    <w:rsid w:val="006D444A"/>
    <w:rsid w:val="006D4D09"/>
    <w:rsid w:val="006D4D96"/>
    <w:rsid w:val="006D67AC"/>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4B55"/>
    <w:rsid w:val="0070735F"/>
    <w:rsid w:val="00707FD6"/>
    <w:rsid w:val="007119D2"/>
    <w:rsid w:val="00712C5C"/>
    <w:rsid w:val="00713353"/>
    <w:rsid w:val="007162DD"/>
    <w:rsid w:val="007173D6"/>
    <w:rsid w:val="00721C3E"/>
    <w:rsid w:val="00723124"/>
    <w:rsid w:val="007232B7"/>
    <w:rsid w:val="007245BA"/>
    <w:rsid w:val="007246DF"/>
    <w:rsid w:val="00725920"/>
    <w:rsid w:val="00726314"/>
    <w:rsid w:val="00727662"/>
    <w:rsid w:val="00727C2E"/>
    <w:rsid w:val="007319F2"/>
    <w:rsid w:val="007321A8"/>
    <w:rsid w:val="00733B7E"/>
    <w:rsid w:val="00735C8B"/>
    <w:rsid w:val="007405D1"/>
    <w:rsid w:val="00742482"/>
    <w:rsid w:val="00743D15"/>
    <w:rsid w:val="00747620"/>
    <w:rsid w:val="007513FC"/>
    <w:rsid w:val="007515E6"/>
    <w:rsid w:val="00754BEF"/>
    <w:rsid w:val="00756A56"/>
    <w:rsid w:val="00757587"/>
    <w:rsid w:val="007576BB"/>
    <w:rsid w:val="007640F2"/>
    <w:rsid w:val="007718A9"/>
    <w:rsid w:val="00772281"/>
    <w:rsid w:val="00772A8D"/>
    <w:rsid w:val="00773850"/>
    <w:rsid w:val="00774FA5"/>
    <w:rsid w:val="0077627A"/>
    <w:rsid w:val="00776878"/>
    <w:rsid w:val="00777347"/>
    <w:rsid w:val="00777354"/>
    <w:rsid w:val="00781B49"/>
    <w:rsid w:val="00783925"/>
    <w:rsid w:val="0078423E"/>
    <w:rsid w:val="00785570"/>
    <w:rsid w:val="00786362"/>
    <w:rsid w:val="00787D7D"/>
    <w:rsid w:val="00791E95"/>
    <w:rsid w:val="00794FFF"/>
    <w:rsid w:val="0079536A"/>
    <w:rsid w:val="00796F17"/>
    <w:rsid w:val="007A1A8D"/>
    <w:rsid w:val="007A2CCB"/>
    <w:rsid w:val="007A34FA"/>
    <w:rsid w:val="007A5812"/>
    <w:rsid w:val="007A6AC6"/>
    <w:rsid w:val="007A7B2E"/>
    <w:rsid w:val="007B06A4"/>
    <w:rsid w:val="007B2509"/>
    <w:rsid w:val="007B3E0B"/>
    <w:rsid w:val="007B45A3"/>
    <w:rsid w:val="007B63C8"/>
    <w:rsid w:val="007B6C3B"/>
    <w:rsid w:val="007B7B5E"/>
    <w:rsid w:val="007C06A1"/>
    <w:rsid w:val="007C1131"/>
    <w:rsid w:val="007C1FE7"/>
    <w:rsid w:val="007C239D"/>
    <w:rsid w:val="007C3303"/>
    <w:rsid w:val="007C3849"/>
    <w:rsid w:val="007C3C2E"/>
    <w:rsid w:val="007C5F33"/>
    <w:rsid w:val="007C71D3"/>
    <w:rsid w:val="007C7785"/>
    <w:rsid w:val="007D0211"/>
    <w:rsid w:val="007D0367"/>
    <w:rsid w:val="007D0981"/>
    <w:rsid w:val="007D09FA"/>
    <w:rsid w:val="007D55A2"/>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0567F"/>
    <w:rsid w:val="00814837"/>
    <w:rsid w:val="00814F5A"/>
    <w:rsid w:val="00816D93"/>
    <w:rsid w:val="00817D89"/>
    <w:rsid w:val="008226ED"/>
    <w:rsid w:val="008253B5"/>
    <w:rsid w:val="008257AF"/>
    <w:rsid w:val="00825991"/>
    <w:rsid w:val="008259F1"/>
    <w:rsid w:val="00831110"/>
    <w:rsid w:val="00831ED8"/>
    <w:rsid w:val="0083236A"/>
    <w:rsid w:val="008329E1"/>
    <w:rsid w:val="008332F5"/>
    <w:rsid w:val="00835645"/>
    <w:rsid w:val="00837649"/>
    <w:rsid w:val="00837DA5"/>
    <w:rsid w:val="00840EE5"/>
    <w:rsid w:val="00840FF8"/>
    <w:rsid w:val="008432CC"/>
    <w:rsid w:val="0084338C"/>
    <w:rsid w:val="008437EE"/>
    <w:rsid w:val="00843E07"/>
    <w:rsid w:val="00844042"/>
    <w:rsid w:val="008466F4"/>
    <w:rsid w:val="00846D94"/>
    <w:rsid w:val="00854B08"/>
    <w:rsid w:val="00854D99"/>
    <w:rsid w:val="0085634E"/>
    <w:rsid w:val="00856CB7"/>
    <w:rsid w:val="00857D6D"/>
    <w:rsid w:val="008622E9"/>
    <w:rsid w:val="00862990"/>
    <w:rsid w:val="00862B5C"/>
    <w:rsid w:val="0086300E"/>
    <w:rsid w:val="008635A0"/>
    <w:rsid w:val="00864B77"/>
    <w:rsid w:val="00866467"/>
    <w:rsid w:val="00870E1F"/>
    <w:rsid w:val="008712ED"/>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B59CF"/>
    <w:rsid w:val="008C01E1"/>
    <w:rsid w:val="008C26CE"/>
    <w:rsid w:val="008C2879"/>
    <w:rsid w:val="008C2A3B"/>
    <w:rsid w:val="008C407A"/>
    <w:rsid w:val="008C53F4"/>
    <w:rsid w:val="008C5898"/>
    <w:rsid w:val="008C5F14"/>
    <w:rsid w:val="008C683B"/>
    <w:rsid w:val="008C6F2C"/>
    <w:rsid w:val="008D047A"/>
    <w:rsid w:val="008D20F5"/>
    <w:rsid w:val="008D4A86"/>
    <w:rsid w:val="008D4F32"/>
    <w:rsid w:val="008D5552"/>
    <w:rsid w:val="008E087D"/>
    <w:rsid w:val="008E608A"/>
    <w:rsid w:val="008E77A9"/>
    <w:rsid w:val="008F203F"/>
    <w:rsid w:val="008F25DE"/>
    <w:rsid w:val="008F5090"/>
    <w:rsid w:val="008F6D80"/>
    <w:rsid w:val="008F7422"/>
    <w:rsid w:val="00903DDE"/>
    <w:rsid w:val="00904125"/>
    <w:rsid w:val="0090412D"/>
    <w:rsid w:val="00904D34"/>
    <w:rsid w:val="00910956"/>
    <w:rsid w:val="0091249A"/>
    <w:rsid w:val="00913191"/>
    <w:rsid w:val="00914049"/>
    <w:rsid w:val="009153E7"/>
    <w:rsid w:val="009154F7"/>
    <w:rsid w:val="00915A0F"/>
    <w:rsid w:val="0091609F"/>
    <w:rsid w:val="009166C9"/>
    <w:rsid w:val="00917C42"/>
    <w:rsid w:val="0092231D"/>
    <w:rsid w:val="00925C3B"/>
    <w:rsid w:val="00926497"/>
    <w:rsid w:val="009265D8"/>
    <w:rsid w:val="009268B7"/>
    <w:rsid w:val="00927B50"/>
    <w:rsid w:val="00927E12"/>
    <w:rsid w:val="00931A83"/>
    <w:rsid w:val="00932061"/>
    <w:rsid w:val="00932EEB"/>
    <w:rsid w:val="00936E86"/>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1C24"/>
    <w:rsid w:val="0097454D"/>
    <w:rsid w:val="00975032"/>
    <w:rsid w:val="00976E6C"/>
    <w:rsid w:val="00977256"/>
    <w:rsid w:val="009811B8"/>
    <w:rsid w:val="00981E73"/>
    <w:rsid w:val="00981EB3"/>
    <w:rsid w:val="00982B00"/>
    <w:rsid w:val="00982BE5"/>
    <w:rsid w:val="009871A0"/>
    <w:rsid w:val="00990755"/>
    <w:rsid w:val="009920D2"/>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AEE"/>
    <w:rsid w:val="009E5B52"/>
    <w:rsid w:val="009E62A9"/>
    <w:rsid w:val="009E696C"/>
    <w:rsid w:val="009F239F"/>
    <w:rsid w:val="009F2417"/>
    <w:rsid w:val="009F4F54"/>
    <w:rsid w:val="009F58D9"/>
    <w:rsid w:val="009F5AA1"/>
    <w:rsid w:val="00A0008F"/>
    <w:rsid w:val="00A01974"/>
    <w:rsid w:val="00A02C26"/>
    <w:rsid w:val="00A02DB8"/>
    <w:rsid w:val="00A0414A"/>
    <w:rsid w:val="00A0451E"/>
    <w:rsid w:val="00A075BE"/>
    <w:rsid w:val="00A10228"/>
    <w:rsid w:val="00A108AF"/>
    <w:rsid w:val="00A1190E"/>
    <w:rsid w:val="00A11A07"/>
    <w:rsid w:val="00A135FE"/>
    <w:rsid w:val="00A138B0"/>
    <w:rsid w:val="00A13A71"/>
    <w:rsid w:val="00A13B76"/>
    <w:rsid w:val="00A172D6"/>
    <w:rsid w:val="00A22DCC"/>
    <w:rsid w:val="00A2342B"/>
    <w:rsid w:val="00A23520"/>
    <w:rsid w:val="00A24F40"/>
    <w:rsid w:val="00A25B09"/>
    <w:rsid w:val="00A263CB"/>
    <w:rsid w:val="00A26BDF"/>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5D49"/>
    <w:rsid w:val="00A56007"/>
    <w:rsid w:val="00A57242"/>
    <w:rsid w:val="00A57594"/>
    <w:rsid w:val="00A61A83"/>
    <w:rsid w:val="00A621B0"/>
    <w:rsid w:val="00A627D5"/>
    <w:rsid w:val="00A62D53"/>
    <w:rsid w:val="00A640BD"/>
    <w:rsid w:val="00A6566B"/>
    <w:rsid w:val="00A677DF"/>
    <w:rsid w:val="00A70358"/>
    <w:rsid w:val="00A70843"/>
    <w:rsid w:val="00A7189A"/>
    <w:rsid w:val="00A71B54"/>
    <w:rsid w:val="00A73C94"/>
    <w:rsid w:val="00A74E38"/>
    <w:rsid w:val="00A75CB2"/>
    <w:rsid w:val="00A80AB8"/>
    <w:rsid w:val="00A81A96"/>
    <w:rsid w:val="00A82716"/>
    <w:rsid w:val="00A840C1"/>
    <w:rsid w:val="00A87F54"/>
    <w:rsid w:val="00A90FC1"/>
    <w:rsid w:val="00A91E12"/>
    <w:rsid w:val="00A923FC"/>
    <w:rsid w:val="00A9445D"/>
    <w:rsid w:val="00A95141"/>
    <w:rsid w:val="00A95E4E"/>
    <w:rsid w:val="00A95ECE"/>
    <w:rsid w:val="00A97501"/>
    <w:rsid w:val="00AA1C24"/>
    <w:rsid w:val="00AA2EDE"/>
    <w:rsid w:val="00AA2FEB"/>
    <w:rsid w:val="00AA3009"/>
    <w:rsid w:val="00AA41F8"/>
    <w:rsid w:val="00AA4F2B"/>
    <w:rsid w:val="00AA57F2"/>
    <w:rsid w:val="00AA5C11"/>
    <w:rsid w:val="00AA6614"/>
    <w:rsid w:val="00AB0A67"/>
    <w:rsid w:val="00AB0C6A"/>
    <w:rsid w:val="00AB1DB7"/>
    <w:rsid w:val="00AB2569"/>
    <w:rsid w:val="00AB4ACF"/>
    <w:rsid w:val="00AB5489"/>
    <w:rsid w:val="00AB6BF5"/>
    <w:rsid w:val="00AB7C08"/>
    <w:rsid w:val="00AC0A60"/>
    <w:rsid w:val="00AC20DC"/>
    <w:rsid w:val="00AC2618"/>
    <w:rsid w:val="00AC2696"/>
    <w:rsid w:val="00AC35CD"/>
    <w:rsid w:val="00AC4098"/>
    <w:rsid w:val="00AC40A7"/>
    <w:rsid w:val="00AC497F"/>
    <w:rsid w:val="00AC543A"/>
    <w:rsid w:val="00AC624D"/>
    <w:rsid w:val="00AD65C7"/>
    <w:rsid w:val="00AD79D3"/>
    <w:rsid w:val="00AD7FCE"/>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36A"/>
    <w:rsid w:val="00B00E83"/>
    <w:rsid w:val="00B02E59"/>
    <w:rsid w:val="00B06134"/>
    <w:rsid w:val="00B0775E"/>
    <w:rsid w:val="00B10814"/>
    <w:rsid w:val="00B1365E"/>
    <w:rsid w:val="00B157EE"/>
    <w:rsid w:val="00B15CD7"/>
    <w:rsid w:val="00B20093"/>
    <w:rsid w:val="00B20926"/>
    <w:rsid w:val="00B21AAF"/>
    <w:rsid w:val="00B21FB8"/>
    <w:rsid w:val="00B2283C"/>
    <w:rsid w:val="00B24031"/>
    <w:rsid w:val="00B24FAC"/>
    <w:rsid w:val="00B2521E"/>
    <w:rsid w:val="00B2785F"/>
    <w:rsid w:val="00B31929"/>
    <w:rsid w:val="00B32F18"/>
    <w:rsid w:val="00B33025"/>
    <w:rsid w:val="00B3325F"/>
    <w:rsid w:val="00B34367"/>
    <w:rsid w:val="00B35F0B"/>
    <w:rsid w:val="00B36E33"/>
    <w:rsid w:val="00B3715D"/>
    <w:rsid w:val="00B422C2"/>
    <w:rsid w:val="00B435B7"/>
    <w:rsid w:val="00B43B8B"/>
    <w:rsid w:val="00B43F70"/>
    <w:rsid w:val="00B46DF0"/>
    <w:rsid w:val="00B504D4"/>
    <w:rsid w:val="00B52993"/>
    <w:rsid w:val="00B53277"/>
    <w:rsid w:val="00B54996"/>
    <w:rsid w:val="00B549E9"/>
    <w:rsid w:val="00B5521E"/>
    <w:rsid w:val="00B5605C"/>
    <w:rsid w:val="00B57840"/>
    <w:rsid w:val="00B578D4"/>
    <w:rsid w:val="00B6090A"/>
    <w:rsid w:val="00B623F9"/>
    <w:rsid w:val="00B62F5A"/>
    <w:rsid w:val="00B63FCF"/>
    <w:rsid w:val="00B656DD"/>
    <w:rsid w:val="00B659B2"/>
    <w:rsid w:val="00B65ADD"/>
    <w:rsid w:val="00B65C32"/>
    <w:rsid w:val="00B66651"/>
    <w:rsid w:val="00B67C9C"/>
    <w:rsid w:val="00B72623"/>
    <w:rsid w:val="00B72BE3"/>
    <w:rsid w:val="00B75AC9"/>
    <w:rsid w:val="00B75DB2"/>
    <w:rsid w:val="00B76319"/>
    <w:rsid w:val="00B809B0"/>
    <w:rsid w:val="00B82898"/>
    <w:rsid w:val="00B82E9D"/>
    <w:rsid w:val="00B86CEE"/>
    <w:rsid w:val="00B86E94"/>
    <w:rsid w:val="00B871D8"/>
    <w:rsid w:val="00B87BE4"/>
    <w:rsid w:val="00B91CF3"/>
    <w:rsid w:val="00B934E9"/>
    <w:rsid w:val="00B93824"/>
    <w:rsid w:val="00B949E7"/>
    <w:rsid w:val="00B96CE9"/>
    <w:rsid w:val="00BA15A2"/>
    <w:rsid w:val="00BA18B0"/>
    <w:rsid w:val="00BA1B3F"/>
    <w:rsid w:val="00BA282B"/>
    <w:rsid w:val="00BA4148"/>
    <w:rsid w:val="00BB03ED"/>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37A5"/>
    <w:rsid w:val="00BD4C82"/>
    <w:rsid w:val="00BD56F8"/>
    <w:rsid w:val="00BD7E4D"/>
    <w:rsid w:val="00BE08B0"/>
    <w:rsid w:val="00BE0A5B"/>
    <w:rsid w:val="00BE11B5"/>
    <w:rsid w:val="00BE20DF"/>
    <w:rsid w:val="00BE3841"/>
    <w:rsid w:val="00BE3ED7"/>
    <w:rsid w:val="00BE50E1"/>
    <w:rsid w:val="00BE53BC"/>
    <w:rsid w:val="00BF02E7"/>
    <w:rsid w:val="00BF2402"/>
    <w:rsid w:val="00BF2D2D"/>
    <w:rsid w:val="00BF585C"/>
    <w:rsid w:val="00BF6112"/>
    <w:rsid w:val="00C014B7"/>
    <w:rsid w:val="00C05B82"/>
    <w:rsid w:val="00C06212"/>
    <w:rsid w:val="00C11035"/>
    <w:rsid w:val="00C11509"/>
    <w:rsid w:val="00C11C7D"/>
    <w:rsid w:val="00C147E4"/>
    <w:rsid w:val="00C14B1A"/>
    <w:rsid w:val="00C14C47"/>
    <w:rsid w:val="00C14EB5"/>
    <w:rsid w:val="00C16946"/>
    <w:rsid w:val="00C17595"/>
    <w:rsid w:val="00C175C4"/>
    <w:rsid w:val="00C21079"/>
    <w:rsid w:val="00C216A9"/>
    <w:rsid w:val="00C23F7B"/>
    <w:rsid w:val="00C24036"/>
    <w:rsid w:val="00C240AC"/>
    <w:rsid w:val="00C27A70"/>
    <w:rsid w:val="00C30B15"/>
    <w:rsid w:val="00C3387A"/>
    <w:rsid w:val="00C33943"/>
    <w:rsid w:val="00C35180"/>
    <w:rsid w:val="00C352F9"/>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343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62D6"/>
    <w:rsid w:val="00CA7ECB"/>
    <w:rsid w:val="00CB1DFF"/>
    <w:rsid w:val="00CB3248"/>
    <w:rsid w:val="00CB3E38"/>
    <w:rsid w:val="00CB3F9B"/>
    <w:rsid w:val="00CB7541"/>
    <w:rsid w:val="00CC0266"/>
    <w:rsid w:val="00CC168C"/>
    <w:rsid w:val="00CC31C8"/>
    <w:rsid w:val="00CC36FF"/>
    <w:rsid w:val="00CC59D4"/>
    <w:rsid w:val="00CC6587"/>
    <w:rsid w:val="00CC7269"/>
    <w:rsid w:val="00CC77A9"/>
    <w:rsid w:val="00CD0BF2"/>
    <w:rsid w:val="00CD2D52"/>
    <w:rsid w:val="00CD2E70"/>
    <w:rsid w:val="00CD3358"/>
    <w:rsid w:val="00CD3E19"/>
    <w:rsid w:val="00CD4BA0"/>
    <w:rsid w:val="00CE0CF6"/>
    <w:rsid w:val="00CE0D1A"/>
    <w:rsid w:val="00CE0FD7"/>
    <w:rsid w:val="00CE2BE9"/>
    <w:rsid w:val="00CE3196"/>
    <w:rsid w:val="00CE4A7D"/>
    <w:rsid w:val="00CE7BCC"/>
    <w:rsid w:val="00CE7C5E"/>
    <w:rsid w:val="00CE7CCB"/>
    <w:rsid w:val="00CF13D0"/>
    <w:rsid w:val="00CF2982"/>
    <w:rsid w:val="00D017EB"/>
    <w:rsid w:val="00D0181B"/>
    <w:rsid w:val="00D02734"/>
    <w:rsid w:val="00D04130"/>
    <w:rsid w:val="00D047E7"/>
    <w:rsid w:val="00D0577E"/>
    <w:rsid w:val="00D0633B"/>
    <w:rsid w:val="00D07B6D"/>
    <w:rsid w:val="00D11775"/>
    <w:rsid w:val="00D13303"/>
    <w:rsid w:val="00D1344B"/>
    <w:rsid w:val="00D150B9"/>
    <w:rsid w:val="00D151DE"/>
    <w:rsid w:val="00D16A2E"/>
    <w:rsid w:val="00D20FA5"/>
    <w:rsid w:val="00D23217"/>
    <w:rsid w:val="00D26A6B"/>
    <w:rsid w:val="00D30625"/>
    <w:rsid w:val="00D30971"/>
    <w:rsid w:val="00D34AE9"/>
    <w:rsid w:val="00D353AA"/>
    <w:rsid w:val="00D35B93"/>
    <w:rsid w:val="00D35E29"/>
    <w:rsid w:val="00D36811"/>
    <w:rsid w:val="00D37827"/>
    <w:rsid w:val="00D40B57"/>
    <w:rsid w:val="00D40F98"/>
    <w:rsid w:val="00D42EF3"/>
    <w:rsid w:val="00D42F9E"/>
    <w:rsid w:val="00D43038"/>
    <w:rsid w:val="00D44542"/>
    <w:rsid w:val="00D46022"/>
    <w:rsid w:val="00D4610E"/>
    <w:rsid w:val="00D501DD"/>
    <w:rsid w:val="00D50917"/>
    <w:rsid w:val="00D51995"/>
    <w:rsid w:val="00D536E7"/>
    <w:rsid w:val="00D5389D"/>
    <w:rsid w:val="00D54044"/>
    <w:rsid w:val="00D5720F"/>
    <w:rsid w:val="00D616F4"/>
    <w:rsid w:val="00D618A3"/>
    <w:rsid w:val="00D620A3"/>
    <w:rsid w:val="00D635AC"/>
    <w:rsid w:val="00D67FD7"/>
    <w:rsid w:val="00D7048A"/>
    <w:rsid w:val="00D711D8"/>
    <w:rsid w:val="00D71B81"/>
    <w:rsid w:val="00D72BC7"/>
    <w:rsid w:val="00D74A7A"/>
    <w:rsid w:val="00D76C0B"/>
    <w:rsid w:val="00D77007"/>
    <w:rsid w:val="00D81967"/>
    <w:rsid w:val="00D819C4"/>
    <w:rsid w:val="00D820E6"/>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1A"/>
    <w:rsid w:val="00DB3138"/>
    <w:rsid w:val="00DB41C2"/>
    <w:rsid w:val="00DB4E3C"/>
    <w:rsid w:val="00DB56A6"/>
    <w:rsid w:val="00DB6C25"/>
    <w:rsid w:val="00DB7D21"/>
    <w:rsid w:val="00DB7E1B"/>
    <w:rsid w:val="00DC0B9C"/>
    <w:rsid w:val="00DC15AB"/>
    <w:rsid w:val="00DC37B6"/>
    <w:rsid w:val="00DC3DC8"/>
    <w:rsid w:val="00DC41AB"/>
    <w:rsid w:val="00DD1E05"/>
    <w:rsid w:val="00DD295A"/>
    <w:rsid w:val="00DD31C1"/>
    <w:rsid w:val="00DD3FBF"/>
    <w:rsid w:val="00DD5826"/>
    <w:rsid w:val="00DD721C"/>
    <w:rsid w:val="00DE0C76"/>
    <w:rsid w:val="00DE3E03"/>
    <w:rsid w:val="00DE4297"/>
    <w:rsid w:val="00DE53B2"/>
    <w:rsid w:val="00DE694F"/>
    <w:rsid w:val="00DF452A"/>
    <w:rsid w:val="00E01FFC"/>
    <w:rsid w:val="00E02F69"/>
    <w:rsid w:val="00E052FF"/>
    <w:rsid w:val="00E06C67"/>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4732C"/>
    <w:rsid w:val="00E501E3"/>
    <w:rsid w:val="00E52A31"/>
    <w:rsid w:val="00E53A84"/>
    <w:rsid w:val="00E53F7D"/>
    <w:rsid w:val="00E56A64"/>
    <w:rsid w:val="00E56D8A"/>
    <w:rsid w:val="00E57670"/>
    <w:rsid w:val="00E61307"/>
    <w:rsid w:val="00E61B93"/>
    <w:rsid w:val="00E634B2"/>
    <w:rsid w:val="00E64DCD"/>
    <w:rsid w:val="00E66880"/>
    <w:rsid w:val="00E7075C"/>
    <w:rsid w:val="00E71111"/>
    <w:rsid w:val="00E747CC"/>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43"/>
    <w:rsid w:val="00E958EA"/>
    <w:rsid w:val="00EA1ADB"/>
    <w:rsid w:val="00EA328F"/>
    <w:rsid w:val="00EA4E74"/>
    <w:rsid w:val="00EA4FC7"/>
    <w:rsid w:val="00EB2A0C"/>
    <w:rsid w:val="00EB5280"/>
    <w:rsid w:val="00EB54D8"/>
    <w:rsid w:val="00EC57AE"/>
    <w:rsid w:val="00EC5BDE"/>
    <w:rsid w:val="00ED12B7"/>
    <w:rsid w:val="00ED13F6"/>
    <w:rsid w:val="00ED2FD0"/>
    <w:rsid w:val="00EE3D51"/>
    <w:rsid w:val="00EE435B"/>
    <w:rsid w:val="00EE4CFD"/>
    <w:rsid w:val="00EE6E9C"/>
    <w:rsid w:val="00EF4377"/>
    <w:rsid w:val="00EF548B"/>
    <w:rsid w:val="00EF5632"/>
    <w:rsid w:val="00F0015B"/>
    <w:rsid w:val="00F0027D"/>
    <w:rsid w:val="00F01A29"/>
    <w:rsid w:val="00F020AA"/>
    <w:rsid w:val="00F02EDC"/>
    <w:rsid w:val="00F031F5"/>
    <w:rsid w:val="00F0320A"/>
    <w:rsid w:val="00F03924"/>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36400"/>
    <w:rsid w:val="00F40028"/>
    <w:rsid w:val="00F4045A"/>
    <w:rsid w:val="00F40711"/>
    <w:rsid w:val="00F40B40"/>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34F3"/>
    <w:rsid w:val="00F74917"/>
    <w:rsid w:val="00F77412"/>
    <w:rsid w:val="00F8234F"/>
    <w:rsid w:val="00F82D10"/>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0915"/>
    <w:rsid w:val="00FB2D42"/>
    <w:rsid w:val="00FB55E0"/>
    <w:rsid w:val="00FB64B0"/>
    <w:rsid w:val="00FC1D65"/>
    <w:rsid w:val="00FC26E4"/>
    <w:rsid w:val="00FC5E96"/>
    <w:rsid w:val="00FC6AC2"/>
    <w:rsid w:val="00FC7D1C"/>
    <w:rsid w:val="00FD1E5C"/>
    <w:rsid w:val="00FD35B2"/>
    <w:rsid w:val="00FD6BBC"/>
    <w:rsid w:val="00FD6C78"/>
    <w:rsid w:val="00FD726C"/>
    <w:rsid w:val="00FD79B1"/>
    <w:rsid w:val="00FE0EA5"/>
    <w:rsid w:val="00FE1AC9"/>
    <w:rsid w:val="00FE463A"/>
    <w:rsid w:val="00FE5A35"/>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14:docId w14:val="0B7680BB"/>
  <w15:docId w15:val="{C1C01106-D4D2-466A-A2E8-C4937820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 w:type="paragraph" w:styleId="CommentSubject">
    <w:name w:val="annotation subject"/>
    <w:basedOn w:val="CommentText"/>
    <w:next w:val="CommentText"/>
    <w:link w:val="CommentSubjectChar"/>
    <w:semiHidden/>
    <w:unhideWhenUsed/>
    <w:rsid w:val="00026A2F"/>
    <w:pPr>
      <w:ind w:left="0" w:firstLine="0"/>
      <w:jc w:val="left"/>
    </w:pPr>
    <w:rPr>
      <w:b/>
      <w:bCs/>
    </w:rPr>
  </w:style>
  <w:style w:type="character" w:customStyle="1" w:styleId="CommentSubjectChar">
    <w:name w:val="Comment Subject Char"/>
    <w:basedOn w:val="CommentTextChar"/>
    <w:link w:val="CommentSubject"/>
    <w:semiHidden/>
    <w:rsid w:val="00026A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researchgate.net/journal/2194-5357_Advances_in_Intelligent_Systems_and_Computing" TargetMode="External"/><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hyperlink" Target="https://pubmed.ncbi.nlm.nih.gov/?term=Parts+L&amp;cauthor_id=27474269" TargetMode="External"/><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hyperlink" Target="https://www.researchgate.net/journal/1521-3773_Angewandte_Chemie_International_Edition" TargetMode="External"/><Relationship Id="rId40" Type="http://schemas.openxmlformats.org/officeDocument/2006/relationships/hyperlink" Target="https://pubmed.ncbi.nlm.nih.gov/?term=Angermueller+C&amp;cauthor_id=27474269" TargetMode="External"/><Relationship Id="rId45" Type="http://schemas.openxmlformats.org/officeDocument/2006/relationships/hyperlink" Target="https://scikit-learn.org/stable/modules/svm.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3.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chart" Target="charts/chart1.xml"/><Relationship Id="rId44" Type="http://schemas.openxmlformats.org/officeDocument/2006/relationships/hyperlink" Target="https://github.com/peter3125/sentence2v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2.xml"/><Relationship Id="rId43" Type="http://schemas.openxmlformats.org/officeDocument/2006/relationships/hyperlink" Target="https://pubmed.ncbi.nlm.nih.gov/?term=Stegle+O&amp;cauthor_id=27474269" TargetMode="Externa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eb.stanford.edu/class/cs124/lec/naivebayes.pdf" TargetMode="External"/><Relationship Id="rId46" Type="http://schemas.openxmlformats.org/officeDocument/2006/relationships/hyperlink" Target="https://butchiso.com/2013/10/tim-hieu-ve-mo-hinh-khong-gian-vector.html" TargetMode="External"/><Relationship Id="rId20" Type="http://schemas.openxmlformats.org/officeDocument/2006/relationships/image" Target="media/image7.png"/><Relationship Id="rId41" Type="http://schemas.openxmlformats.org/officeDocument/2006/relationships/hyperlink" Target="https://pubmed.ncbi.nlm.nih.gov/?term=P%C3%A4rnamaa+T&amp;cauthor_id=27474269"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extLst>
            <c:ext xmlns:c16="http://schemas.microsoft.com/office/drawing/2014/chart" uri="{C3380CC4-5D6E-409C-BE32-E72D297353CC}">
              <c16:uniqueId val="{00000000-43B5-4278-8C6A-7BB312C1440A}"/>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extLst>
            <c:ext xmlns:c16="http://schemas.microsoft.com/office/drawing/2014/chart" uri="{C3380CC4-5D6E-409C-BE32-E72D297353CC}">
              <c16:uniqueId val="{00000000-7647-44EF-930B-276FF6865B10}"/>
            </c:ext>
          </c:extLst>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extLst>
            <c:ext xmlns:c16="http://schemas.microsoft.com/office/drawing/2014/chart" uri="{C3380CC4-5D6E-409C-BE32-E72D297353CC}">
              <c16:uniqueId val="{00000001-7647-44EF-930B-276FF6865B10}"/>
            </c:ext>
          </c:extLst>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extLst>
            <c:ext xmlns:c16="http://schemas.microsoft.com/office/drawing/2014/chart" uri="{C3380CC4-5D6E-409C-BE32-E72D297353CC}">
              <c16:uniqueId val="{00000002-7647-44EF-930B-276FF6865B10}"/>
            </c:ext>
          </c:extLst>
        </c:ser>
        <c:dLbls>
          <c:showLegendKey val="0"/>
          <c:showVal val="0"/>
          <c:showCatName val="0"/>
          <c:showSerName val="0"/>
          <c:showPercent val="0"/>
          <c:showBubbleSize val="0"/>
        </c:dLbls>
        <c:gapWidth val="150"/>
        <c:axId val="181902720"/>
        <c:axId val="181904512"/>
      </c:barChart>
      <c:catAx>
        <c:axId val="181902720"/>
        <c:scaling>
          <c:orientation val="minMax"/>
        </c:scaling>
        <c:delete val="0"/>
        <c:axPos val="b"/>
        <c:numFmt formatCode="General" sourceLinked="0"/>
        <c:majorTickMark val="out"/>
        <c:minorTickMark val="none"/>
        <c:tickLblPos val="nextTo"/>
        <c:crossAx val="181904512"/>
        <c:crosses val="autoZero"/>
        <c:auto val="1"/>
        <c:lblAlgn val="ctr"/>
        <c:lblOffset val="100"/>
        <c:noMultiLvlLbl val="0"/>
      </c:catAx>
      <c:valAx>
        <c:axId val="181904512"/>
        <c:scaling>
          <c:orientation val="minMax"/>
        </c:scaling>
        <c:delete val="0"/>
        <c:axPos val="l"/>
        <c:majorGridlines/>
        <c:numFmt formatCode="General" sourceLinked="1"/>
        <c:majorTickMark val="out"/>
        <c:minorTickMark val="none"/>
        <c:tickLblPos val="nextTo"/>
        <c:crossAx val="1819027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extLst>
            <c:ext xmlns:c16="http://schemas.microsoft.com/office/drawing/2014/chart" uri="{C3380CC4-5D6E-409C-BE32-E72D297353CC}">
              <c16:uniqueId val="{00000000-B815-45A3-ABC8-94C9BDEEBA9B}"/>
            </c:ext>
          </c:extLst>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extLst>
            <c:ext xmlns:c16="http://schemas.microsoft.com/office/drawing/2014/chart" uri="{C3380CC4-5D6E-409C-BE32-E72D297353CC}">
              <c16:uniqueId val="{00000001-B815-45A3-ABC8-94C9BDEEBA9B}"/>
            </c:ext>
          </c:extLst>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extLst>
            <c:ext xmlns:c16="http://schemas.microsoft.com/office/drawing/2014/chart" uri="{C3380CC4-5D6E-409C-BE32-E72D297353CC}">
              <c16:uniqueId val="{00000002-B815-45A3-ABC8-94C9BDEEBA9B}"/>
            </c:ext>
          </c:extLst>
        </c:ser>
        <c:dLbls>
          <c:showLegendKey val="0"/>
          <c:showVal val="0"/>
          <c:showCatName val="0"/>
          <c:showSerName val="0"/>
          <c:showPercent val="0"/>
          <c:showBubbleSize val="0"/>
        </c:dLbls>
        <c:gapWidth val="150"/>
        <c:axId val="196450560"/>
        <c:axId val="200933376"/>
      </c:barChart>
      <c:catAx>
        <c:axId val="196450560"/>
        <c:scaling>
          <c:orientation val="minMax"/>
        </c:scaling>
        <c:delete val="0"/>
        <c:axPos val="b"/>
        <c:numFmt formatCode="General" sourceLinked="0"/>
        <c:majorTickMark val="out"/>
        <c:minorTickMark val="none"/>
        <c:tickLblPos val="nextTo"/>
        <c:crossAx val="200933376"/>
        <c:crosses val="autoZero"/>
        <c:auto val="1"/>
        <c:lblAlgn val="ctr"/>
        <c:lblOffset val="100"/>
        <c:noMultiLvlLbl val="0"/>
      </c:catAx>
      <c:valAx>
        <c:axId val="200933376"/>
        <c:scaling>
          <c:orientation val="minMax"/>
        </c:scaling>
        <c:delete val="0"/>
        <c:axPos val="l"/>
        <c:majorGridlines/>
        <c:numFmt formatCode="General" sourceLinked="1"/>
        <c:majorTickMark val="out"/>
        <c:minorTickMark val="none"/>
        <c:tickLblPos val="nextTo"/>
        <c:crossAx val="19645056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E7BAD-755B-4C4B-B598-36726DFA8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81</Pages>
  <Words>15571</Words>
  <Characters>88755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Thơ Lê</cp:lastModifiedBy>
  <cp:revision>223</cp:revision>
  <cp:lastPrinted>2020-05-29T04:18:00Z</cp:lastPrinted>
  <dcterms:created xsi:type="dcterms:W3CDTF">2020-07-09T03:39:00Z</dcterms:created>
  <dcterms:modified xsi:type="dcterms:W3CDTF">2020-07-30T16:27:00Z</dcterms:modified>
</cp:coreProperties>
</file>